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EDE6D" w14:textId="77777777" w:rsidR="000E740E" w:rsidRPr="000E740E" w:rsidRDefault="00BD3429" w:rsidP="00835E34">
      <w:pPr>
        <w:pStyle w:val="ChapterNumberPACKT"/>
      </w:pPr>
      <w:commentRangeStart w:id="0"/>
      <w:r w:rsidRPr="000E740E">
        <w:t>10</w:t>
      </w:r>
      <w:commentRangeEnd w:id="0"/>
      <w:r w:rsidR="00835E34">
        <w:rPr>
          <w:rStyle w:val="CommentReference"/>
          <w:color w:val="auto"/>
          <w:kern w:val="0"/>
          <w:lang w:val="en-US"/>
        </w:rPr>
        <w:commentReference w:id="0"/>
      </w:r>
    </w:p>
    <w:p w14:paraId="4517E6AC" w14:textId="77777777" w:rsidR="00BD3429" w:rsidRPr="000E740E" w:rsidRDefault="002D414D" w:rsidP="00835E34">
      <w:pPr>
        <w:pStyle w:val="ChapterTitlePACKT"/>
      </w:pPr>
      <w:r w:rsidRPr="000E740E">
        <w:t xml:space="preserve">Monitoring and </w:t>
      </w:r>
      <w:r w:rsidR="000E740E">
        <w:t>O</w:t>
      </w:r>
      <w:r w:rsidR="000E740E" w:rsidRPr="000E740E">
        <w:t xml:space="preserve">ptimizing </w:t>
      </w:r>
      <w:r w:rsidR="000E740E">
        <w:t>A</w:t>
      </w:r>
      <w:r w:rsidRPr="000E740E">
        <w:t>pplication</w:t>
      </w:r>
    </w:p>
    <w:p w14:paraId="40F91DB1" w14:textId="77777777" w:rsidR="00835E34" w:rsidRDefault="00A46C7E" w:rsidP="00835E34">
      <w:pPr>
        <w:pStyle w:val="NormalPACKT"/>
      </w:pPr>
      <w:r w:rsidRPr="000E740E">
        <w:t xml:space="preserve">Application monitoring is a simple process of keeping track of various </w:t>
      </w:r>
      <w:r w:rsidR="00FE2AB3" w:rsidRPr="000E740E">
        <w:t xml:space="preserve">aspects of an </w:t>
      </w:r>
      <w:r w:rsidRPr="00F871DC">
        <w:t>application</w:t>
      </w:r>
      <w:r w:rsidR="00FE2AB3" w:rsidRPr="00F871DC">
        <w:t xml:space="preserve"> and how they are performing.</w:t>
      </w:r>
      <w:r w:rsidR="008C1C77" w:rsidRPr="00F871DC">
        <w:t xml:space="preserve"> It is very important for consistent quality check and improvement </w:t>
      </w:r>
      <w:r w:rsidR="00D35848" w:rsidRPr="00F871DC">
        <w:t>and</w:t>
      </w:r>
      <w:r w:rsidR="008C1C77" w:rsidRPr="00F871DC">
        <w:t xml:space="preserve"> important to find out problems in the application before it gets to users.</w:t>
      </w:r>
    </w:p>
    <w:p w14:paraId="2FF4D489" w14:textId="77777777" w:rsidR="00D35848" w:rsidRPr="00F871DC" w:rsidRDefault="00CC3C29" w:rsidP="00835E34">
      <w:pPr>
        <w:pStyle w:val="NormalPACKT"/>
      </w:pPr>
      <w:r w:rsidRPr="00F871DC">
        <w:t xml:space="preserve">Application monitoring will not only let us know the performance of the application and issues within the application but also keep in check the status of </w:t>
      </w:r>
      <w:r w:rsidR="001901CA" w:rsidRPr="00F871DC">
        <w:t>its</w:t>
      </w:r>
      <w:r w:rsidRPr="00F871DC">
        <w:t xml:space="preserve"> related databases and APIs.</w:t>
      </w:r>
    </w:p>
    <w:p w14:paraId="5E8A5F50" w14:textId="77777777" w:rsidR="00921A49" w:rsidRPr="00F871DC" w:rsidRDefault="00921A49" w:rsidP="00835E34">
      <w:pPr>
        <w:pStyle w:val="NormalPACKT"/>
      </w:pPr>
      <w:r w:rsidRPr="00F871DC">
        <w:t xml:space="preserve">In this chapter, we’ll be discussing about various </w:t>
      </w:r>
      <w:r w:rsidR="004B7736" w:rsidRPr="00F871DC">
        <w:t>ways</w:t>
      </w:r>
      <w:r w:rsidRPr="00F871DC">
        <w:t xml:space="preserve"> of application monitoring.</w:t>
      </w:r>
      <w:r w:rsidR="003B646D" w:rsidRPr="00F871DC">
        <w:t xml:space="preserve"> </w:t>
      </w:r>
      <w:r w:rsidR="006418ED" w:rsidRPr="00F871DC">
        <w:t>High level topics that we’ll be covering in this chapter</w:t>
      </w:r>
      <w:r w:rsidR="003B646D" w:rsidRPr="00F871DC">
        <w:t>:</w:t>
      </w:r>
    </w:p>
    <w:p w14:paraId="7D776E34" w14:textId="77777777" w:rsidR="006418ED" w:rsidRPr="00F871DC" w:rsidRDefault="006418ED" w:rsidP="00835E34">
      <w:pPr>
        <w:pStyle w:val="BulletPACKT"/>
      </w:pPr>
      <w:r w:rsidRPr="00F871DC">
        <w:t xml:space="preserve">API Level Monitoring and Various </w:t>
      </w:r>
      <w:r w:rsidR="00197A5E" w:rsidRPr="00F871DC">
        <w:t>T</w:t>
      </w:r>
      <w:r w:rsidRPr="00F871DC">
        <w:t>ools for API Monitoring</w:t>
      </w:r>
    </w:p>
    <w:p w14:paraId="69CBC18A" w14:textId="77777777" w:rsidR="003B646D" w:rsidRPr="00F871DC" w:rsidRDefault="00725C08" w:rsidP="00835E34">
      <w:pPr>
        <w:pStyle w:val="BulletPACKT"/>
      </w:pPr>
      <w:r w:rsidRPr="00F871DC">
        <w:t xml:space="preserve">Monitoring </w:t>
      </w:r>
      <w:r w:rsidR="00CA23E8" w:rsidRPr="00F871DC">
        <w:t>A</w:t>
      </w:r>
      <w:r w:rsidRPr="00F871DC">
        <w:t>pplication with Test Cloud</w:t>
      </w:r>
    </w:p>
    <w:p w14:paraId="48CCC6B0" w14:textId="77777777" w:rsidR="00725C08" w:rsidRPr="00F871DC" w:rsidRDefault="00725C08" w:rsidP="00835E34">
      <w:pPr>
        <w:pStyle w:val="BulletPACKT"/>
      </w:pPr>
      <w:r w:rsidRPr="00F871DC">
        <w:t xml:space="preserve">Monitoring </w:t>
      </w:r>
      <w:r w:rsidR="00CA23E8" w:rsidRPr="00F871DC">
        <w:t>A</w:t>
      </w:r>
      <w:r w:rsidRPr="00F871DC">
        <w:t>pplication using Android Monitoring Tools</w:t>
      </w:r>
    </w:p>
    <w:p w14:paraId="72EF3BEE" w14:textId="77777777" w:rsidR="000E740E" w:rsidRPr="00835E34" w:rsidRDefault="00FE370E" w:rsidP="00835E34">
      <w:pPr>
        <w:pStyle w:val="Heading1"/>
      </w:pPr>
      <w:r w:rsidRPr="00835E34">
        <w:t>API Level Monitoring</w:t>
      </w:r>
    </w:p>
    <w:p w14:paraId="5EDB0C2D" w14:textId="77777777" w:rsidR="000E740E" w:rsidRDefault="00706352" w:rsidP="00835E34">
      <w:pPr>
        <w:pStyle w:val="NormalPACKT"/>
      </w:pPr>
      <w:r w:rsidRPr="000E740E">
        <w:t>APIs</w:t>
      </w:r>
      <w:r w:rsidR="00C61046" w:rsidRPr="000E740E">
        <w:t xml:space="preserve"> (Application Programming Interface)</w:t>
      </w:r>
      <w:r w:rsidR="00A37A6F" w:rsidRPr="000E740E">
        <w:t>,</w:t>
      </w:r>
      <w:r w:rsidRPr="000E740E">
        <w:t xml:space="preserve"> are an integral part of today’s integrated development environments.</w:t>
      </w:r>
      <w:r w:rsidR="00DE2687" w:rsidRPr="00F871DC">
        <w:t xml:space="preserve"> It can also be understood with client-server relationship. Where Mobile app is the client requesting for a resource and API is at the server side that has a URL for any application that wants to make a request</w:t>
      </w:r>
      <w:r w:rsidR="00093796" w:rsidRPr="00F871DC">
        <w:t>.</w:t>
      </w:r>
    </w:p>
    <w:p w14:paraId="146EF7C9" w14:textId="77777777" w:rsidR="000251FB" w:rsidRPr="00F871DC" w:rsidRDefault="00706352" w:rsidP="00835E34">
      <w:pPr>
        <w:pStyle w:val="NormalPACKT"/>
      </w:pPr>
      <w:r w:rsidRPr="000E740E">
        <w:t xml:space="preserve">Most of the applications share common APIs between web and mobile. </w:t>
      </w:r>
      <w:r w:rsidR="00AB589F" w:rsidRPr="000E740E">
        <w:t xml:space="preserve">APIs are a great way of providing </w:t>
      </w:r>
      <w:r w:rsidR="00993EA1" w:rsidRPr="00F871DC">
        <w:t>a consistent operation behavior across different platforms.</w:t>
      </w:r>
      <w:r w:rsidR="0080024C" w:rsidRPr="00F871DC">
        <w:t xml:space="preserve"> It also hel</w:t>
      </w:r>
      <w:r w:rsidR="00534446" w:rsidRPr="00F871DC">
        <w:t>ps share the same business and data l</w:t>
      </w:r>
      <w:r w:rsidR="0080024C" w:rsidRPr="00F871DC">
        <w:t xml:space="preserve">ayer operations </w:t>
      </w:r>
      <w:r w:rsidR="00F36337" w:rsidRPr="00F871DC">
        <w:t>between different mobile application platforms like you can use the same APIs for iOS, Android and web applications.</w:t>
      </w:r>
    </w:p>
    <w:p w14:paraId="0024A0E8" w14:textId="77777777" w:rsidR="005D35D5" w:rsidRPr="00835E34" w:rsidRDefault="0080024C" w:rsidP="00835E34">
      <w:pPr>
        <w:pStyle w:val="NormalPACKT"/>
      </w:pPr>
      <w:r w:rsidRPr="00F871DC">
        <w:t>Because API is so important in the development of a mobile application</w:t>
      </w:r>
      <w:r w:rsidR="00896231" w:rsidRPr="00F871DC">
        <w:t xml:space="preserve">, it becomes equally critical to monitor </w:t>
      </w:r>
      <w:r w:rsidR="000F5EEE" w:rsidRPr="00F871DC">
        <w:t>APIs to ensure high availability</w:t>
      </w:r>
      <w:r w:rsidR="00896231" w:rsidRPr="00F871DC">
        <w:t>.</w:t>
      </w:r>
      <w:r w:rsidR="001E4B7F" w:rsidRPr="00F871DC">
        <w:t xml:space="preserve"> API goes down, entire </w:t>
      </w:r>
      <w:r w:rsidR="001E4B7F" w:rsidRPr="00F871DC">
        <w:lastRenderedPageBreak/>
        <w:t>application can stop working</w:t>
      </w:r>
      <w:r w:rsidR="002A5A80" w:rsidRPr="00F871DC">
        <w:t xml:space="preserve"> and user might not be able to do any operation that requires API to be available, </w:t>
      </w:r>
      <w:r w:rsidR="00585D19" w:rsidRPr="00F871DC">
        <w:t xml:space="preserve">that </w:t>
      </w:r>
      <w:r w:rsidR="002A5A80" w:rsidRPr="00F871DC">
        <w:t>usually</w:t>
      </w:r>
      <w:r w:rsidR="00585D19" w:rsidRPr="00F871DC">
        <w:t xml:space="preserve"> is</w:t>
      </w:r>
      <w:r w:rsidR="002A5A80" w:rsidRPr="00F871DC">
        <w:t xml:space="preserve"> any server operation and not offline</w:t>
      </w:r>
      <w:r w:rsidR="001E4B7F" w:rsidRPr="00F871DC">
        <w:t>.</w:t>
      </w:r>
    </w:p>
    <w:p w14:paraId="183D9151" w14:textId="77777777" w:rsidR="00F43E05" w:rsidRPr="000E740E" w:rsidRDefault="00F43E05" w:rsidP="00835E34">
      <w:pPr>
        <w:pStyle w:val="Heading2"/>
      </w:pPr>
      <w:r w:rsidRPr="000E740E">
        <w:t>Why API Monitoring is Critical</w:t>
      </w:r>
    </w:p>
    <w:p w14:paraId="0CFC8A46" w14:textId="6459631E" w:rsidR="00480010" w:rsidRDefault="00480010" w:rsidP="00835E34">
      <w:pPr>
        <w:pStyle w:val="NormalPACKT"/>
        <w:rPr>
          <w:ins w:id="1" w:author="Rohin Tak" w:date="2017-11-11T19:56:00Z"/>
        </w:rPr>
      </w:pPr>
      <w:ins w:id="2" w:author="Rohin Tak" w:date="2017-11-11T19:57:00Z">
        <w:r>
          <w:t>A</w:t>
        </w:r>
        <w:r w:rsidR="00012EAE">
          <w:t>PIs are a very i</w:t>
        </w:r>
      </w:ins>
      <w:ins w:id="3" w:author="Rohin Tak" w:date="2017-11-11T19:58:00Z">
        <w:r w:rsidR="00012EAE">
          <w:t xml:space="preserve">mportant part of any </w:t>
        </w:r>
        <w:r w:rsidR="00750787">
          <w:t xml:space="preserve">kind of </w:t>
        </w:r>
        <w:r w:rsidR="00012EAE">
          <w:t>app, be it a mobile or web application.</w:t>
        </w:r>
        <w:r w:rsidR="00CC7378">
          <w:t xml:space="preserve"> APIs are used extensively in projects nowadays to provide more flexibility in the way client </w:t>
        </w:r>
      </w:ins>
      <w:ins w:id="4" w:author="Rohin Tak" w:date="2017-11-11T19:59:00Z">
        <w:r w:rsidR="00CC7378">
          <w:t xml:space="preserve">(mobile app or web app) interacts with the </w:t>
        </w:r>
      </w:ins>
      <w:ins w:id="5" w:author="Rohin Tak" w:date="2017-11-11T20:02:00Z">
        <w:r w:rsidR="005E31DD">
          <w:t>server-side</w:t>
        </w:r>
      </w:ins>
      <w:ins w:id="6" w:author="Rohin Tak" w:date="2017-11-11T19:59:00Z">
        <w:r w:rsidR="00CC7378">
          <w:t xml:space="preserve"> business logic and data access</w:t>
        </w:r>
        <w:r w:rsidR="00D434BE">
          <w:t xml:space="preserve"> layers</w:t>
        </w:r>
        <w:r w:rsidR="00CC7378">
          <w:t>.</w:t>
        </w:r>
      </w:ins>
      <w:ins w:id="7" w:author="Rohin Tak" w:date="2017-11-11T20:00:00Z">
        <w:r w:rsidR="00830723">
          <w:t xml:space="preserve"> Because of applications being so much dependent on APIs to perform operations for user, it is </w:t>
        </w:r>
      </w:ins>
      <w:ins w:id="8" w:author="Rohin Tak" w:date="2017-11-11T20:01:00Z">
        <w:r w:rsidR="006D11B7">
          <w:t>critical to have API monitoring in place to avoid any kind of down time or bad user experience.</w:t>
        </w:r>
      </w:ins>
      <w:ins w:id="9" w:author="Rohin Tak" w:date="2017-11-11T19:57:00Z">
        <w:r>
          <w:t xml:space="preserve">  </w:t>
        </w:r>
      </w:ins>
      <w:ins w:id="10" w:author="Rohin Tak" w:date="2017-11-11T20:02:00Z">
        <w:r w:rsidR="00CA6DF6">
          <w:t xml:space="preserve">When proper API monitoring is not in place, it can compromise the quality of application and response time and sometimes even result in facing application </w:t>
        </w:r>
      </w:ins>
      <w:ins w:id="11" w:author="Rohin Tak" w:date="2017-11-11T20:03:00Z">
        <w:r w:rsidR="00CA6DF6">
          <w:t>down time</w:t>
        </w:r>
      </w:ins>
      <w:ins w:id="12" w:author="Rohin Tak" w:date="2017-11-11T20:02:00Z">
        <w:r w:rsidR="00CA6DF6">
          <w:t>.</w:t>
        </w:r>
      </w:ins>
    </w:p>
    <w:p w14:paraId="4F5169F7" w14:textId="7B39C866" w:rsidR="00F43E05" w:rsidRPr="00F871DC" w:rsidDel="00085F3D" w:rsidRDefault="006E61CB" w:rsidP="00835E34">
      <w:pPr>
        <w:pStyle w:val="NormalPACKT"/>
        <w:rPr>
          <w:del w:id="13" w:author="Rohin Tak" w:date="2017-11-11T20:03:00Z"/>
        </w:rPr>
      </w:pPr>
      <w:commentRangeStart w:id="14"/>
      <w:del w:id="15" w:author="Rohin Tak" w:date="2017-11-11T20:03:00Z">
        <w:r w:rsidRPr="000E740E" w:rsidDel="00085F3D">
          <w:delText xml:space="preserve">When we talk about continuous integration, </w:delText>
        </w:r>
        <w:r w:rsidR="00136763" w:rsidRPr="000E740E" w:rsidDel="00085F3D">
          <w:delText xml:space="preserve">it should include </w:delText>
        </w:r>
        <w:r w:rsidR="00F43E05" w:rsidRPr="000E740E" w:rsidDel="00085F3D">
          <w:delText xml:space="preserve">a continuous cycle of development, testing, deployment and monitoring. As engineering </w:delText>
        </w:r>
        <w:r w:rsidR="009005DE" w:rsidRPr="00C37697" w:rsidDel="00085F3D">
          <w:delText>teams</w:delText>
        </w:r>
        <w:r w:rsidR="00F43E05" w:rsidRPr="00C37697" w:rsidDel="00085F3D">
          <w:delText xml:space="preserve"> </w:delText>
        </w:r>
        <w:r w:rsidR="009005DE" w:rsidRPr="00C37697" w:rsidDel="00085F3D">
          <w:delText xml:space="preserve">like using </w:delText>
        </w:r>
        <w:r w:rsidR="00F43E05" w:rsidRPr="00C37697" w:rsidDel="00085F3D">
          <w:delText>Agile practices</w:delText>
        </w:r>
        <w:r w:rsidR="009005DE" w:rsidRPr="00F871DC" w:rsidDel="00085F3D">
          <w:delText xml:space="preserve"> </w:delText>
        </w:r>
        <w:r w:rsidR="00F43E05" w:rsidRPr="00F871DC" w:rsidDel="00085F3D">
          <w:delText>and oth</w:delText>
        </w:r>
        <w:r w:rsidR="009005DE" w:rsidRPr="00F871DC" w:rsidDel="00085F3D">
          <w:delText xml:space="preserve">er </w:delText>
        </w:r>
        <w:r w:rsidR="002364B4" w:rsidRPr="00F871DC" w:rsidDel="00085F3D">
          <w:delText>t</w:delText>
        </w:r>
        <w:r w:rsidR="00F43E05" w:rsidRPr="00F871DC" w:rsidDel="00085F3D">
          <w:delText xml:space="preserve">echniques for software development, testing and deployment, it is critical that monitoring becomes a </w:delText>
        </w:r>
        <w:r w:rsidR="00407E2E" w:rsidRPr="00F871DC" w:rsidDel="00085F3D">
          <w:delText xml:space="preserve">must have </w:delText>
        </w:r>
        <w:r w:rsidR="00A54E4E" w:rsidRPr="00F871DC" w:rsidDel="00085F3D">
          <w:delText xml:space="preserve">part </w:delText>
        </w:r>
        <w:r w:rsidR="00F43E05" w:rsidRPr="00F871DC" w:rsidDel="00085F3D">
          <w:delText xml:space="preserve">of that continuous integration cycle and we update our monitoring </w:delText>
        </w:r>
        <w:r w:rsidR="00675FD4" w:rsidRPr="00F871DC" w:rsidDel="00085F3D">
          <w:delText xml:space="preserve">methods and tools </w:delText>
        </w:r>
        <w:r w:rsidR="00F43E05" w:rsidRPr="00F871DC" w:rsidDel="00085F3D">
          <w:delText xml:space="preserve">with the correct and latest versions to ensure </w:delText>
        </w:r>
        <w:r w:rsidR="00887505" w:rsidRPr="00F871DC" w:rsidDel="00085F3D">
          <w:delText xml:space="preserve">high </w:delText>
        </w:r>
        <w:r w:rsidR="00F43E05" w:rsidRPr="00F871DC" w:rsidDel="00085F3D">
          <w:delText xml:space="preserve">availability for </w:delText>
        </w:r>
        <w:r w:rsidR="00BF1119" w:rsidRPr="00F871DC" w:rsidDel="00085F3D">
          <w:delText xml:space="preserve">our users and other consumers like </w:delText>
        </w:r>
        <w:r w:rsidR="009E1B0F" w:rsidRPr="00F871DC" w:rsidDel="00085F3D">
          <w:delText xml:space="preserve">mobile and </w:delText>
        </w:r>
        <w:r w:rsidR="00BF1119" w:rsidRPr="00F871DC" w:rsidDel="00085F3D">
          <w:delText>web applications that might be using our APIs.</w:delText>
        </w:r>
      </w:del>
    </w:p>
    <w:p w14:paraId="015B0028" w14:textId="79E59D4C" w:rsidR="00F43E05" w:rsidRPr="00C37697" w:rsidDel="00085F3D" w:rsidRDefault="005665A6" w:rsidP="00835E34">
      <w:pPr>
        <w:pStyle w:val="NormalPACKT"/>
        <w:rPr>
          <w:del w:id="16" w:author="Rohin Tak" w:date="2017-11-11T20:03:00Z"/>
        </w:rPr>
      </w:pPr>
      <w:del w:id="17" w:author="Rohin Tak" w:date="2017-11-11T20:03:00Z">
        <w:r w:rsidRPr="00F871DC" w:rsidDel="00085F3D">
          <w:delText>As we discussed earlier in this chapter, w</w:delText>
        </w:r>
        <w:r w:rsidR="00F43E05" w:rsidRPr="00F871DC" w:rsidDel="00085F3D">
          <w:delText>hen AP</w:delText>
        </w:r>
        <w:r w:rsidR="002F5556" w:rsidRPr="00F871DC" w:rsidDel="00085F3D">
          <w:delText>Is fail, your applications fail.</w:delText>
        </w:r>
        <w:r w:rsidR="00F43E05" w:rsidRPr="00F871DC" w:rsidDel="00085F3D">
          <w:delText xml:space="preserve"> </w:delText>
        </w:r>
        <w:r w:rsidR="00D44CD7" w:rsidRPr="00F871DC" w:rsidDel="00085F3D">
          <w:delText>I</w:delText>
        </w:r>
        <w:r w:rsidR="00F43E05" w:rsidRPr="00F871DC" w:rsidDel="00085F3D">
          <w:delText xml:space="preserve">f you are using APIs to provide services for </w:delText>
        </w:r>
        <w:r w:rsidR="0050269F" w:rsidRPr="00F871DC" w:rsidDel="00085F3D">
          <w:delText>your</w:delText>
        </w:r>
        <w:r w:rsidR="00F43E05" w:rsidRPr="00F871DC" w:rsidDel="00085F3D">
          <w:delText xml:space="preserve"> </w:delText>
        </w:r>
        <w:r w:rsidR="00D44CD7" w:rsidRPr="00F871DC" w:rsidDel="00085F3D">
          <w:delText xml:space="preserve">mobile </w:delText>
        </w:r>
        <w:r w:rsidR="00F43E05" w:rsidRPr="00F871DC" w:rsidDel="00085F3D">
          <w:delText>app and they are either not available, functioning improperly or not being responsive,</w:delText>
        </w:r>
        <w:r w:rsidR="00742A8B" w:rsidRPr="00F871DC" w:rsidDel="00085F3D">
          <w:delText xml:space="preserve"> it impacts the performance of </w:delText>
        </w:r>
        <w:r w:rsidR="00F43E05" w:rsidRPr="00F871DC" w:rsidDel="00085F3D">
          <w:delText xml:space="preserve">your app </w:delText>
        </w:r>
        <w:r w:rsidR="00334916" w:rsidRPr="00F871DC" w:rsidDel="00085F3D">
          <w:delText xml:space="preserve">directly </w:delText>
        </w:r>
        <w:r w:rsidR="00F43E05" w:rsidRPr="00F871DC" w:rsidDel="00085F3D">
          <w:delText>and the end user ex</w:delText>
        </w:r>
        <w:r w:rsidR="0002080A" w:rsidRPr="00F871DC" w:rsidDel="00085F3D">
          <w:delText>perience</w:delText>
        </w:r>
        <w:r w:rsidR="00317AD8" w:rsidRPr="00F871DC" w:rsidDel="00085F3D">
          <w:delText xml:space="preserve"> gets compromised</w:delText>
        </w:r>
        <w:r w:rsidR="0002080A" w:rsidRPr="00F871DC" w:rsidDel="00085F3D">
          <w:delText>.</w:delText>
        </w:r>
        <w:commentRangeEnd w:id="14"/>
        <w:r w:rsidR="00C37697" w:rsidDel="00085F3D">
          <w:rPr>
            <w:rStyle w:val="CommentReference"/>
            <w:rFonts w:ascii="Arial" w:hAnsi="Arial" w:cs="Arial"/>
            <w:bCs/>
          </w:rPr>
          <w:commentReference w:id="14"/>
        </w:r>
      </w:del>
    </w:p>
    <w:p w14:paraId="1B21B8E7" w14:textId="77777777" w:rsidR="00D71749" w:rsidRPr="00F871DC" w:rsidRDefault="000148AF" w:rsidP="00835E34">
      <w:pPr>
        <w:pStyle w:val="NormalPACKT"/>
      </w:pPr>
      <w:r w:rsidRPr="00F871DC">
        <w:t>Also, it is very important to monitor APIs not only that you are developing but also, third party ones that you might be using in the application.</w:t>
      </w:r>
    </w:p>
    <w:p w14:paraId="77BF3C80" w14:textId="77777777" w:rsidR="00DF4A34" w:rsidRPr="00F871DC" w:rsidRDefault="007C7869" w:rsidP="00835E34">
      <w:pPr>
        <w:pStyle w:val="Heading2"/>
      </w:pPr>
      <w:r w:rsidRPr="00F871DC">
        <w:t>Important factors in API monitoring</w:t>
      </w:r>
    </w:p>
    <w:p w14:paraId="7E80E3E2" w14:textId="77777777" w:rsidR="000532B2" w:rsidRPr="00F871DC" w:rsidRDefault="007C7869" w:rsidP="00835E34">
      <w:pPr>
        <w:pStyle w:val="NormalPACKT"/>
      </w:pPr>
      <w:r w:rsidRPr="00F871DC">
        <w:t xml:space="preserve">When monitoring API there are some key points or areas that need to be covered to ensure </w:t>
      </w:r>
      <w:r w:rsidR="007168C3" w:rsidRPr="00F871DC">
        <w:t>better</w:t>
      </w:r>
      <w:r w:rsidRPr="00F871DC">
        <w:t xml:space="preserve"> availability.</w:t>
      </w:r>
    </w:p>
    <w:p w14:paraId="31B3548E" w14:textId="77777777" w:rsidR="006736A5" w:rsidRPr="00C37697" w:rsidRDefault="006736A5" w:rsidP="00835E34">
      <w:pPr>
        <w:pStyle w:val="BulletPACKT"/>
      </w:pPr>
      <w:r w:rsidRPr="00835E34">
        <w:rPr>
          <w:rStyle w:val="KeyWordPACKT"/>
        </w:rPr>
        <w:t xml:space="preserve">API </w:t>
      </w:r>
      <w:r w:rsidR="00260DB0" w:rsidRPr="00835E34">
        <w:rPr>
          <w:rStyle w:val="KeyWordPACKT"/>
        </w:rPr>
        <w:t>Availability</w:t>
      </w:r>
      <w:r w:rsidR="000E740E" w:rsidRPr="00835E34">
        <w:t>;</w:t>
      </w:r>
      <w:r w:rsidR="000E740E" w:rsidRPr="000E740E">
        <w:t xml:space="preserve"> </w:t>
      </w:r>
      <w:r w:rsidRPr="000E740E">
        <w:t xml:space="preserve">We need to make sure if the API is available or not, sometimes the server might be down for some reason or the connection can be interrupted based on location and server. </w:t>
      </w:r>
    </w:p>
    <w:p w14:paraId="47BFA460" w14:textId="77777777" w:rsidR="00E01604" w:rsidRPr="00C37697" w:rsidRDefault="00530E90" w:rsidP="00835E34">
      <w:pPr>
        <w:pStyle w:val="BulletPACKT"/>
      </w:pPr>
      <w:r w:rsidRPr="00835E34">
        <w:rPr>
          <w:rStyle w:val="KeyWordPACKT"/>
        </w:rPr>
        <w:t>Quality of Response</w:t>
      </w:r>
      <w:r w:rsidR="000E740E" w:rsidRPr="000E740E">
        <w:t xml:space="preserve">: </w:t>
      </w:r>
      <w:r w:rsidRPr="000E740E">
        <w:t>When called an API, how is the quality of response returned from</w:t>
      </w:r>
      <w:r w:rsidRPr="00C37697">
        <w:t xml:space="preserve"> the API.</w:t>
      </w:r>
      <w:r w:rsidR="00260DB0" w:rsidRPr="00C37697">
        <w:t xml:space="preserve"> </w:t>
      </w:r>
      <w:r w:rsidR="00871E93" w:rsidRPr="00C37697">
        <w:t xml:space="preserve">Is it according to the </w:t>
      </w:r>
      <w:r w:rsidR="00166444" w:rsidRPr="00C37697">
        <w:t xml:space="preserve">agreement or </w:t>
      </w:r>
      <w:r w:rsidR="002A7A22" w:rsidRPr="00C37697">
        <w:t>not.</w:t>
      </w:r>
    </w:p>
    <w:p w14:paraId="1E11DA15" w14:textId="77777777" w:rsidR="00816BFC" w:rsidRPr="000E740E" w:rsidRDefault="00705075" w:rsidP="00835E34">
      <w:pPr>
        <w:pStyle w:val="BulletPACKT"/>
      </w:pPr>
      <w:r w:rsidRPr="00835E34">
        <w:rPr>
          <w:rStyle w:val="KeyWordPACKT"/>
        </w:rPr>
        <w:t>Response Time</w:t>
      </w:r>
      <w:r w:rsidR="000E740E" w:rsidRPr="000E740E">
        <w:t xml:space="preserve">: </w:t>
      </w:r>
      <w:r w:rsidR="00260DB0" w:rsidRPr="000E740E">
        <w:t xml:space="preserve">What is the response </w:t>
      </w:r>
      <w:r w:rsidR="00C15163" w:rsidRPr="000E740E">
        <w:t>time to get a result when</w:t>
      </w:r>
      <w:r w:rsidR="00260DB0" w:rsidRPr="000E740E">
        <w:t xml:space="preserve"> call</w:t>
      </w:r>
      <w:r w:rsidR="00C15163" w:rsidRPr="000E740E">
        <w:t>ed</w:t>
      </w:r>
      <w:r w:rsidR="00260DB0" w:rsidRPr="000E740E">
        <w:t xml:space="preserve"> </w:t>
      </w:r>
      <w:r w:rsidR="002A7A22" w:rsidRPr="000E740E">
        <w:t>the API.</w:t>
      </w:r>
    </w:p>
    <w:p w14:paraId="2DE81DFD" w14:textId="77777777" w:rsidR="00602948" w:rsidRPr="000E740E" w:rsidRDefault="00912ED1" w:rsidP="00835E34">
      <w:pPr>
        <w:pStyle w:val="Heading2"/>
      </w:pPr>
      <w:r w:rsidRPr="000E740E">
        <w:lastRenderedPageBreak/>
        <w:t>Developer</w:t>
      </w:r>
      <w:r w:rsidR="009F20E3" w:rsidRPr="000E740E">
        <w:t>’</w:t>
      </w:r>
      <w:r w:rsidRPr="000E740E">
        <w:t>s Role in handling API unavailability</w:t>
      </w:r>
    </w:p>
    <w:p w14:paraId="3CD33BE4" w14:textId="77777777" w:rsidR="009272E5" w:rsidRPr="00F871DC" w:rsidRDefault="001F1AC4" w:rsidP="00835E34">
      <w:pPr>
        <w:pStyle w:val="NormalPACKT"/>
      </w:pPr>
      <w:r w:rsidRPr="00C37697">
        <w:t>It is also a good idea for an application developer to keep in mind that APIs might not be avail</w:t>
      </w:r>
      <w:r w:rsidRPr="00F871DC">
        <w:t xml:space="preserve">able some time and write code in a way that handles </w:t>
      </w:r>
      <w:r w:rsidR="005E60B7" w:rsidRPr="00F871DC">
        <w:t>these kinds of situations</w:t>
      </w:r>
      <w:r w:rsidRPr="00F871DC">
        <w:t xml:space="preserve"> gracefully.</w:t>
      </w:r>
      <w:r w:rsidR="00845AD8" w:rsidRPr="00F871DC">
        <w:t xml:space="preserve"> Even when application is not </w:t>
      </w:r>
      <w:r w:rsidR="009C7A80" w:rsidRPr="00F871DC">
        <w:t>able to perform some API</w:t>
      </w:r>
      <w:r w:rsidR="00845AD8" w:rsidRPr="00F871DC">
        <w:t xml:space="preserve"> operations, if it is informed to the user in a nice way, it can help the user experience much more than facing runtime</w:t>
      </w:r>
      <w:r w:rsidR="00607F1D" w:rsidRPr="00F871DC">
        <w:t xml:space="preserve"> </w:t>
      </w:r>
      <w:r w:rsidR="00460141" w:rsidRPr="00F871DC">
        <w:t>e</w:t>
      </w:r>
      <w:r w:rsidR="00845AD8" w:rsidRPr="00F871DC">
        <w:t>xceptions.</w:t>
      </w:r>
      <w:r w:rsidR="00A60399" w:rsidRPr="00F871DC">
        <w:t xml:space="preserve"> Writing code to handle</w:t>
      </w:r>
      <w:r w:rsidR="002D4BB2" w:rsidRPr="00F871DC">
        <w:t xml:space="preserve"> API exceptions and to handle sce</w:t>
      </w:r>
      <w:r w:rsidR="00A60399" w:rsidRPr="00F871DC">
        <w:t xml:space="preserve">narios where API </w:t>
      </w:r>
      <w:r w:rsidR="001866E5" w:rsidRPr="00F871DC">
        <w:t>do</w:t>
      </w:r>
      <w:r w:rsidR="00554FB2" w:rsidRPr="00F871DC">
        <w:t>es</w:t>
      </w:r>
      <w:r w:rsidR="001866E5" w:rsidRPr="00F871DC">
        <w:t xml:space="preserve"> not</w:t>
      </w:r>
      <w:r w:rsidR="00607F1D" w:rsidRPr="00F871DC">
        <w:t xml:space="preserve"> </w:t>
      </w:r>
      <w:r w:rsidR="00211E0B" w:rsidRPr="00F871DC">
        <w:t>respond</w:t>
      </w:r>
      <w:r w:rsidR="006165B2" w:rsidRPr="00F871DC">
        <w:t>.</w:t>
      </w:r>
    </w:p>
    <w:p w14:paraId="0EAD7086" w14:textId="77777777" w:rsidR="00260DB0" w:rsidRPr="00F871DC" w:rsidRDefault="00F430CA" w:rsidP="00835E34">
      <w:pPr>
        <w:pStyle w:val="Heading1"/>
      </w:pPr>
      <w:r w:rsidRPr="00F871DC">
        <w:t>Various Tools for API Monitoring</w:t>
      </w:r>
    </w:p>
    <w:p w14:paraId="2EC27E3A" w14:textId="7689FA36" w:rsidR="001E569D" w:rsidRDefault="00735B40" w:rsidP="00835E34">
      <w:pPr>
        <w:pStyle w:val="NormalPACKT"/>
        <w:rPr>
          <w:ins w:id="18" w:author="Rohin Tak" w:date="2017-11-11T20:04:00Z"/>
        </w:rPr>
      </w:pPr>
      <w:r w:rsidRPr="00F871DC">
        <w:t>There are many tools available in the market for API monitoring and testing. What to choose totally depends on what you want to achieve through those tools.</w:t>
      </w:r>
      <w:r w:rsidR="005D15C3" w:rsidRPr="00F871DC">
        <w:t xml:space="preserve"> Some tools provide great support for performance monitoring and other tools are better suited for </w:t>
      </w:r>
      <w:r w:rsidR="007362F1" w:rsidRPr="00F871DC">
        <w:t>quality testing and recognizing erroneous data.</w:t>
      </w:r>
    </w:p>
    <w:p w14:paraId="2650E16E" w14:textId="4B033C62" w:rsidR="001B3E94" w:rsidRDefault="001B3E94" w:rsidP="00835E34">
      <w:pPr>
        <w:pStyle w:val="NormalPACKT"/>
        <w:rPr>
          <w:ins w:id="19" w:author="Rohin Tak" w:date="2017-11-11T20:04:00Z"/>
        </w:rPr>
      </w:pPr>
      <w:ins w:id="20" w:author="Rohin Tak" w:date="2017-11-11T20:04:00Z">
        <w:r>
          <w:t>Some of the</w:t>
        </w:r>
      </w:ins>
      <w:ins w:id="21" w:author="Rohin Tak" w:date="2017-11-11T20:06:00Z">
        <w:r w:rsidR="00511E95">
          <w:t xml:space="preserve"> popular</w:t>
        </w:r>
      </w:ins>
      <w:ins w:id="22" w:author="Rohin Tak" w:date="2017-11-11T20:04:00Z">
        <w:r>
          <w:t xml:space="preserve"> tools are:</w:t>
        </w:r>
      </w:ins>
    </w:p>
    <w:p w14:paraId="00F33D3D" w14:textId="705BA17D" w:rsidR="001B3E94" w:rsidRDefault="0068138C" w:rsidP="00511E95">
      <w:pPr>
        <w:pStyle w:val="NormalPACKT"/>
        <w:numPr>
          <w:ilvl w:val="0"/>
          <w:numId w:val="41"/>
        </w:numPr>
        <w:rPr>
          <w:ins w:id="23" w:author="Rohin Tak" w:date="2017-11-11T20:05:00Z"/>
        </w:rPr>
        <w:pPrChange w:id="24" w:author="Rohin Tak" w:date="2017-11-11T20:06:00Z">
          <w:pPr>
            <w:pStyle w:val="NormalPACKT"/>
          </w:pPr>
        </w:pPrChange>
      </w:pPr>
      <w:ins w:id="25" w:author="Rohin Tak" w:date="2017-11-11T20:04:00Z">
        <w:r>
          <w:t>Postman</w:t>
        </w:r>
      </w:ins>
    </w:p>
    <w:p w14:paraId="064F3CBD" w14:textId="03C2C382" w:rsidR="0068138C" w:rsidRDefault="0068138C" w:rsidP="00511E95">
      <w:pPr>
        <w:pStyle w:val="NormalPACKT"/>
        <w:numPr>
          <w:ilvl w:val="0"/>
          <w:numId w:val="41"/>
        </w:numPr>
        <w:rPr>
          <w:ins w:id="26" w:author="Rohin Tak" w:date="2017-11-11T20:05:00Z"/>
        </w:rPr>
        <w:pPrChange w:id="27" w:author="Rohin Tak" w:date="2017-11-11T20:06:00Z">
          <w:pPr>
            <w:pStyle w:val="NormalPACKT"/>
          </w:pPr>
        </w:pPrChange>
      </w:pPr>
      <w:ins w:id="28" w:author="Rohin Tak" w:date="2017-11-11T20:05:00Z">
        <w:r>
          <w:t>Karate DSL</w:t>
        </w:r>
      </w:ins>
    </w:p>
    <w:p w14:paraId="61D307E0" w14:textId="5D56A7A9" w:rsidR="0068138C" w:rsidRDefault="0068138C" w:rsidP="00511E95">
      <w:pPr>
        <w:pStyle w:val="NormalPACKT"/>
        <w:numPr>
          <w:ilvl w:val="0"/>
          <w:numId w:val="41"/>
        </w:numPr>
        <w:rPr>
          <w:ins w:id="29" w:author="Rohin Tak" w:date="2017-11-11T20:05:00Z"/>
        </w:rPr>
        <w:pPrChange w:id="30" w:author="Rohin Tak" w:date="2017-11-11T20:06:00Z">
          <w:pPr>
            <w:pStyle w:val="NormalPACKT"/>
          </w:pPr>
        </w:pPrChange>
      </w:pPr>
      <w:ins w:id="31" w:author="Rohin Tak" w:date="2017-11-11T20:05:00Z">
        <w:r>
          <w:t>SoapUI</w:t>
        </w:r>
      </w:ins>
    </w:p>
    <w:p w14:paraId="606AECB0" w14:textId="27EDE896" w:rsidR="0068138C" w:rsidRDefault="0068138C" w:rsidP="00511E95">
      <w:pPr>
        <w:pStyle w:val="NormalPACKT"/>
        <w:numPr>
          <w:ilvl w:val="0"/>
          <w:numId w:val="41"/>
        </w:numPr>
        <w:rPr>
          <w:ins w:id="32" w:author="Rohin Tak" w:date="2017-11-11T20:05:00Z"/>
        </w:rPr>
        <w:pPrChange w:id="33" w:author="Rohin Tak" w:date="2017-11-11T20:06:00Z">
          <w:pPr>
            <w:pStyle w:val="NormalPACKT"/>
          </w:pPr>
        </w:pPrChange>
      </w:pPr>
      <w:proofErr w:type="spellStart"/>
      <w:ins w:id="34" w:author="Rohin Tak" w:date="2017-11-11T20:05:00Z">
        <w:r>
          <w:t>HttpMaster</w:t>
        </w:r>
        <w:proofErr w:type="spellEnd"/>
      </w:ins>
    </w:p>
    <w:p w14:paraId="6D008D0B" w14:textId="2AF4FEF1" w:rsidR="0068138C" w:rsidRDefault="0068138C" w:rsidP="00511E95">
      <w:pPr>
        <w:pStyle w:val="NormalPACKT"/>
        <w:numPr>
          <w:ilvl w:val="0"/>
          <w:numId w:val="41"/>
        </w:numPr>
        <w:rPr>
          <w:ins w:id="35" w:author="Rohin Tak" w:date="2017-11-11T20:05:00Z"/>
        </w:rPr>
        <w:pPrChange w:id="36" w:author="Rohin Tak" w:date="2017-11-11T20:06:00Z">
          <w:pPr>
            <w:pStyle w:val="NormalPACKT"/>
          </w:pPr>
        </w:pPrChange>
      </w:pPr>
      <w:ins w:id="37" w:author="Rohin Tak" w:date="2017-11-11T20:05:00Z">
        <w:r>
          <w:t>Rest-Assured</w:t>
        </w:r>
      </w:ins>
    </w:p>
    <w:p w14:paraId="13E53D52" w14:textId="5A4FA511" w:rsidR="0068138C" w:rsidRDefault="0068138C" w:rsidP="00511E95">
      <w:pPr>
        <w:pStyle w:val="NormalPACKT"/>
        <w:numPr>
          <w:ilvl w:val="0"/>
          <w:numId w:val="41"/>
        </w:numPr>
        <w:rPr>
          <w:ins w:id="38" w:author="Rohin Tak" w:date="2017-11-11T20:06:00Z"/>
        </w:rPr>
      </w:pPr>
      <w:proofErr w:type="spellStart"/>
      <w:ins w:id="39" w:author="Rohin Tak" w:date="2017-11-11T20:05:00Z">
        <w:r>
          <w:t>RestSharp</w:t>
        </w:r>
      </w:ins>
      <w:proofErr w:type="spellEnd"/>
    </w:p>
    <w:p w14:paraId="3C7C60AE" w14:textId="7405570A" w:rsidR="00E65154" w:rsidRDefault="00E65154" w:rsidP="00511E95">
      <w:pPr>
        <w:pStyle w:val="NormalPACKT"/>
        <w:numPr>
          <w:ilvl w:val="0"/>
          <w:numId w:val="41"/>
        </w:numPr>
        <w:rPr>
          <w:ins w:id="40" w:author="Rohin Tak" w:date="2017-11-11T20:07:00Z"/>
        </w:rPr>
      </w:pPr>
      <w:proofErr w:type="spellStart"/>
      <w:ins w:id="41" w:author="Rohin Tak" w:date="2017-11-11T20:06:00Z">
        <w:r>
          <w:t>Mock</w:t>
        </w:r>
      </w:ins>
      <w:ins w:id="42" w:author="Rohin Tak" w:date="2017-11-11T20:07:00Z">
        <w:r>
          <w:t>b</w:t>
        </w:r>
      </w:ins>
      <w:ins w:id="43" w:author="Rohin Tak" w:date="2017-11-11T20:06:00Z">
        <w:r>
          <w:t>in</w:t>
        </w:r>
      </w:ins>
      <w:proofErr w:type="spellEnd"/>
    </w:p>
    <w:p w14:paraId="0BE919DD" w14:textId="500C0DE1" w:rsidR="00054053" w:rsidRPr="00F871DC" w:rsidDel="00322035" w:rsidRDefault="009C0763" w:rsidP="00054053">
      <w:pPr>
        <w:pStyle w:val="NormalPACKT"/>
        <w:rPr>
          <w:del w:id="44" w:author="Rohin Tak" w:date="2017-11-11T20:16:00Z"/>
        </w:rPr>
      </w:pPr>
      <w:commentRangeStart w:id="45"/>
      <w:ins w:id="46" w:author="Rohin Tak" w:date="2017-11-11T20:09:00Z">
        <w:r>
          <w:t>You can read more about benefits and support of these tools on their respective sites and</w:t>
        </w:r>
      </w:ins>
      <w:ins w:id="47" w:author="Rohin Tak" w:date="2017-11-11T20:10:00Z">
        <w:r>
          <w:t xml:space="preserve"> choose the tools best suited </w:t>
        </w:r>
        <w:r w:rsidR="00E546BD">
          <w:t>to</w:t>
        </w:r>
        <w:r>
          <w:t xml:space="preserve"> the project needs.</w:t>
        </w:r>
      </w:ins>
      <w:ins w:id="48" w:author="Rohin Tak" w:date="2017-11-11T20:09:00Z">
        <w:r>
          <w:t xml:space="preserve"> </w:t>
        </w:r>
      </w:ins>
      <w:commentRangeEnd w:id="45"/>
      <w:ins w:id="49" w:author="Rohin Tak" w:date="2017-11-11T20:19:00Z">
        <w:r w:rsidR="003077A5">
          <w:rPr>
            <w:rStyle w:val="CommentReference"/>
            <w:rFonts w:ascii="Arial" w:hAnsi="Arial" w:cs="Arial"/>
            <w:bCs/>
          </w:rPr>
          <w:commentReference w:id="45"/>
        </w:r>
      </w:ins>
    </w:p>
    <w:p w14:paraId="76713DBA" w14:textId="221C124B" w:rsidR="00C23184" w:rsidRPr="00904AB3" w:rsidDel="00524D39" w:rsidRDefault="00C23184" w:rsidP="00322035">
      <w:pPr>
        <w:pStyle w:val="NormalPACKT"/>
        <w:rPr>
          <w:del w:id="51" w:author="Rohin Tak" w:date="2017-11-11T20:07:00Z"/>
        </w:rPr>
        <w:pPrChange w:id="52" w:author="Rohin Tak" w:date="2017-11-11T20:16:00Z">
          <w:pPr>
            <w:pStyle w:val="Heading2"/>
          </w:pPr>
        </w:pPrChange>
      </w:pPr>
      <w:commentRangeStart w:id="53"/>
      <w:commentRangeStart w:id="54"/>
      <w:del w:id="55" w:author="Rohin Tak" w:date="2017-11-11T20:07:00Z">
        <w:r w:rsidRPr="00F871DC" w:rsidDel="00524D39">
          <w:delText>Postman</w:delText>
        </w:r>
      </w:del>
    </w:p>
    <w:p w14:paraId="7159ED6C" w14:textId="2D34F2F7" w:rsidR="00C23184" w:rsidRPr="00F871DC" w:rsidDel="00524D39" w:rsidRDefault="00C23184" w:rsidP="00322035">
      <w:pPr>
        <w:pStyle w:val="NormalPACKT"/>
        <w:rPr>
          <w:del w:id="56" w:author="Rohin Tak" w:date="2017-11-11T20:07:00Z"/>
        </w:rPr>
        <w:pPrChange w:id="57" w:author="Rohin Tak" w:date="2017-11-11T20:16:00Z">
          <w:pPr>
            <w:pStyle w:val="NormalPACKT"/>
          </w:pPr>
        </w:pPrChange>
      </w:pPr>
      <w:del w:id="58" w:author="Rohin Tak" w:date="2017-11-11T20:07:00Z">
        <w:r w:rsidRPr="00C37697" w:rsidDel="00524D39">
          <w:delText>Postman is a rest client that started off as a Chrome brow</w:delText>
        </w:r>
        <w:r w:rsidRPr="00F871DC" w:rsidDel="00524D39">
          <w:delText>ser plugin but recently came out with native versions for both Mac and Windows.</w:delText>
        </w:r>
      </w:del>
    </w:p>
    <w:p w14:paraId="21F634F5" w14:textId="4603A7EE" w:rsidR="00C23184" w:rsidRPr="00F871DC" w:rsidDel="00524D39" w:rsidRDefault="00C23184" w:rsidP="00322035">
      <w:pPr>
        <w:pStyle w:val="NormalPACKT"/>
        <w:rPr>
          <w:del w:id="59" w:author="Rohin Tak" w:date="2017-11-11T20:07:00Z"/>
        </w:rPr>
        <w:pPrChange w:id="60" w:author="Rohin Tak" w:date="2017-11-11T20:16:00Z">
          <w:pPr>
            <w:pStyle w:val="NormalPACKT"/>
          </w:pPr>
        </w:pPrChange>
      </w:pPr>
      <w:del w:id="61" w:author="Rohin Tak" w:date="2017-11-11T20:07:00Z">
        <w:r w:rsidRPr="00F871DC" w:rsidDel="00524D39">
          <w:delText>At a high level, you can use it to send a post request to your web server and it gives you the response back. It allows you to set up all the headers and cookies your API expects, and then check the response when it comes back.</w:delText>
        </w:r>
      </w:del>
    </w:p>
    <w:p w14:paraId="7D5A640E" w14:textId="71010B18" w:rsidR="00C23184" w:rsidRPr="00F871DC" w:rsidDel="00524D39" w:rsidRDefault="00C23184" w:rsidP="00322035">
      <w:pPr>
        <w:pStyle w:val="NormalPACKT"/>
        <w:rPr>
          <w:del w:id="62" w:author="Rohin Tak" w:date="2017-11-11T20:07:00Z"/>
        </w:rPr>
        <w:pPrChange w:id="63" w:author="Rohin Tak" w:date="2017-11-11T20:16:00Z">
          <w:pPr>
            <w:pStyle w:val="BulletPACKT"/>
          </w:pPr>
        </w:pPrChange>
      </w:pPr>
      <w:del w:id="64" w:author="Rohin Tak" w:date="2017-11-11T20:07:00Z">
        <w:r w:rsidRPr="00F871DC" w:rsidDel="00524D39">
          <w:delText>Can be used for both automated and exploratory testing</w:delText>
        </w:r>
      </w:del>
    </w:p>
    <w:p w14:paraId="0FBD711D" w14:textId="188A6393" w:rsidR="00C23184" w:rsidRPr="00F871DC" w:rsidDel="00524D39" w:rsidRDefault="00C23184" w:rsidP="00322035">
      <w:pPr>
        <w:pStyle w:val="NormalPACKT"/>
        <w:rPr>
          <w:del w:id="65" w:author="Rohin Tak" w:date="2017-11-11T20:07:00Z"/>
        </w:rPr>
        <w:pPrChange w:id="66" w:author="Rohin Tak" w:date="2017-11-11T20:16:00Z">
          <w:pPr>
            <w:pStyle w:val="BulletPACKT"/>
          </w:pPr>
        </w:pPrChange>
      </w:pPr>
      <w:del w:id="67" w:author="Rohin Tak" w:date="2017-11-11T20:07:00Z">
        <w:r w:rsidRPr="00F871DC" w:rsidDel="00524D39">
          <w:delText>Can be run on Mac, Windows, Linux &amp;Chrome Apps</w:delText>
        </w:r>
      </w:del>
    </w:p>
    <w:p w14:paraId="71A91B1B" w14:textId="6B3535C3" w:rsidR="00C23184" w:rsidRPr="00F871DC" w:rsidDel="00524D39" w:rsidRDefault="00C23184" w:rsidP="00322035">
      <w:pPr>
        <w:pStyle w:val="NormalPACKT"/>
        <w:rPr>
          <w:del w:id="68" w:author="Rohin Tak" w:date="2017-11-11T20:07:00Z"/>
        </w:rPr>
        <w:pPrChange w:id="69" w:author="Rohin Tak" w:date="2017-11-11T20:16:00Z">
          <w:pPr>
            <w:pStyle w:val="BulletPACKT"/>
          </w:pPr>
        </w:pPrChange>
      </w:pPr>
      <w:del w:id="70" w:author="Rohin Tak" w:date="2017-11-11T20:07:00Z">
        <w:r w:rsidRPr="00F871DC" w:rsidDel="00524D39">
          <w:delText>Has a bunch of integrations like support for Swagger &amp; RAML formats</w:delText>
        </w:r>
      </w:del>
    </w:p>
    <w:p w14:paraId="7F81D623" w14:textId="3A9B0E29" w:rsidR="00C23184" w:rsidRPr="00F871DC" w:rsidDel="00524D39" w:rsidRDefault="00C23184" w:rsidP="00322035">
      <w:pPr>
        <w:pStyle w:val="NormalPACKT"/>
        <w:rPr>
          <w:del w:id="71" w:author="Rohin Tak" w:date="2017-11-11T20:07:00Z"/>
        </w:rPr>
        <w:pPrChange w:id="72" w:author="Rohin Tak" w:date="2017-11-11T20:16:00Z">
          <w:pPr>
            <w:pStyle w:val="BulletPACKT"/>
          </w:pPr>
        </w:pPrChange>
      </w:pPr>
      <w:del w:id="73" w:author="Rohin Tak" w:date="2017-11-11T20:07:00Z">
        <w:r w:rsidRPr="00F871DC" w:rsidDel="00524D39">
          <w:lastRenderedPageBreak/>
          <w:delText>Has Run, Test, Document and Monitoring Features</w:delText>
        </w:r>
      </w:del>
    </w:p>
    <w:p w14:paraId="3300FC52" w14:textId="0121024A" w:rsidR="00C23184" w:rsidRPr="00F871DC" w:rsidDel="00524D39" w:rsidRDefault="00C23184" w:rsidP="00322035">
      <w:pPr>
        <w:pStyle w:val="NormalPACKT"/>
        <w:rPr>
          <w:del w:id="74" w:author="Rohin Tak" w:date="2017-11-11T20:07:00Z"/>
        </w:rPr>
        <w:pPrChange w:id="75" w:author="Rohin Tak" w:date="2017-11-11T20:16:00Z">
          <w:pPr>
            <w:pStyle w:val="BulletPACKT"/>
          </w:pPr>
        </w:pPrChange>
      </w:pPr>
      <w:del w:id="76" w:author="Rohin Tak" w:date="2017-11-11T20:07:00Z">
        <w:r w:rsidRPr="00F871DC" w:rsidDel="00524D39">
          <w:delText>Doesn’t require learning a new language</w:delText>
        </w:r>
      </w:del>
    </w:p>
    <w:p w14:paraId="47DC9627" w14:textId="3C61551A" w:rsidR="00C23184" w:rsidRPr="00F871DC" w:rsidDel="00524D39" w:rsidRDefault="00984456" w:rsidP="00322035">
      <w:pPr>
        <w:pStyle w:val="NormalPACKT"/>
        <w:rPr>
          <w:del w:id="77" w:author="Rohin Tak" w:date="2017-11-11T20:07:00Z"/>
        </w:rPr>
        <w:pPrChange w:id="78" w:author="Rohin Tak" w:date="2017-11-11T20:16:00Z">
          <w:pPr>
            <w:pStyle w:val="Heading2"/>
          </w:pPr>
        </w:pPrChange>
      </w:pPr>
      <w:del w:id="79" w:author="Rohin Tak" w:date="2017-11-11T20:07:00Z">
        <w:r w:rsidRPr="00F871DC" w:rsidDel="00524D39">
          <w:delText>Karate DSL</w:delText>
        </w:r>
      </w:del>
    </w:p>
    <w:p w14:paraId="74793121" w14:textId="2C10C466" w:rsidR="00C23184" w:rsidRPr="00F871DC" w:rsidDel="00524D39" w:rsidRDefault="00C23184" w:rsidP="00322035">
      <w:pPr>
        <w:pStyle w:val="NormalPACKT"/>
        <w:rPr>
          <w:del w:id="80" w:author="Rohin Tak" w:date="2017-11-11T20:07:00Z"/>
        </w:rPr>
        <w:pPrChange w:id="81" w:author="Rohin Tak" w:date="2017-11-11T20:16:00Z">
          <w:pPr>
            <w:pStyle w:val="NormalPACKT"/>
          </w:pPr>
        </w:pPrChange>
      </w:pPr>
      <w:del w:id="82" w:author="Rohin Tak" w:date="2017-11-11T20:07:00Z">
        <w:r w:rsidRPr="00F871DC" w:rsidDel="00524D39">
          <w:delText>Karate allows you to create a test that can sequence calls to any kind of web-service and assert that</w:delText>
        </w:r>
        <w:r w:rsidR="00030FB6" w:rsidRPr="00F871DC" w:rsidDel="00524D39">
          <w:delText xml:space="preserve"> the responses are as expected.</w:delText>
        </w:r>
      </w:del>
    </w:p>
    <w:p w14:paraId="685EAC75" w14:textId="54A81F83" w:rsidR="00C23184" w:rsidRPr="00F871DC" w:rsidDel="00524D39" w:rsidRDefault="00C23184" w:rsidP="00322035">
      <w:pPr>
        <w:pStyle w:val="NormalPACKT"/>
        <w:rPr>
          <w:del w:id="83" w:author="Rohin Tak" w:date="2017-11-11T20:07:00Z"/>
        </w:rPr>
        <w:pPrChange w:id="84" w:author="Rohin Tak" w:date="2017-11-11T20:16:00Z">
          <w:pPr>
            <w:pStyle w:val="BulletPACKT"/>
          </w:pPr>
        </w:pPrChange>
      </w:pPr>
      <w:del w:id="85" w:author="Rohin Tak" w:date="2017-11-11T20:07:00Z">
        <w:r w:rsidRPr="00F871DC" w:rsidDel="00524D39">
          <w:delText>Build on top of Cucumber-JVM</w:delText>
        </w:r>
      </w:del>
    </w:p>
    <w:p w14:paraId="130AECE2" w14:textId="02A19605" w:rsidR="00C23184" w:rsidRPr="00F871DC" w:rsidDel="00524D39" w:rsidRDefault="00C23184" w:rsidP="00322035">
      <w:pPr>
        <w:pStyle w:val="NormalPACKT"/>
        <w:rPr>
          <w:del w:id="86" w:author="Rohin Tak" w:date="2017-11-11T20:07:00Z"/>
        </w:rPr>
        <w:pPrChange w:id="87" w:author="Rohin Tak" w:date="2017-11-11T20:16:00Z">
          <w:pPr>
            <w:pStyle w:val="BulletPACKT"/>
          </w:pPr>
        </w:pPrChange>
      </w:pPr>
      <w:del w:id="88" w:author="Rohin Tak" w:date="2017-11-11T20:07:00Z">
        <w:r w:rsidRPr="00F871DC" w:rsidDel="00524D39">
          <w:delText>Can run test and generate reports like any standard Java project</w:delText>
        </w:r>
      </w:del>
    </w:p>
    <w:p w14:paraId="252E4E8E" w14:textId="228BC700" w:rsidR="00C23184" w:rsidRPr="00F871DC" w:rsidDel="00524D39" w:rsidRDefault="00C23184" w:rsidP="00322035">
      <w:pPr>
        <w:pStyle w:val="NormalPACKT"/>
        <w:rPr>
          <w:del w:id="89" w:author="Rohin Tak" w:date="2017-11-11T20:07:00Z"/>
        </w:rPr>
        <w:pPrChange w:id="90" w:author="Rohin Tak" w:date="2017-11-11T20:16:00Z">
          <w:pPr>
            <w:pStyle w:val="BulletPACKT"/>
          </w:pPr>
        </w:pPrChange>
      </w:pPr>
      <w:del w:id="91" w:author="Rohin Tak" w:date="2017-11-11T20:07:00Z">
        <w:r w:rsidRPr="00F871DC" w:rsidDel="00524D39">
          <w:delText>Test can be written without any Java knowledge required</w:delText>
        </w:r>
      </w:del>
    </w:p>
    <w:p w14:paraId="7C8856C1" w14:textId="1C00FF9B" w:rsidR="00C23184" w:rsidRPr="00F871DC" w:rsidDel="00524D39" w:rsidRDefault="00C23184" w:rsidP="00322035">
      <w:pPr>
        <w:pStyle w:val="NormalPACKT"/>
        <w:rPr>
          <w:del w:id="92" w:author="Rohin Tak" w:date="2017-11-11T20:07:00Z"/>
        </w:rPr>
        <w:pPrChange w:id="93" w:author="Rohin Tak" w:date="2017-11-11T20:16:00Z">
          <w:pPr>
            <w:pStyle w:val="BulletPACKT"/>
          </w:pPr>
        </w:pPrChange>
      </w:pPr>
      <w:del w:id="94" w:author="Rohin Tak" w:date="2017-11-11T20:07:00Z">
        <w:r w:rsidRPr="00F871DC" w:rsidDel="00524D39">
          <w:delText>Tests are easy to write even for non-programmers</w:delText>
        </w:r>
      </w:del>
    </w:p>
    <w:p w14:paraId="15751AA9" w14:textId="4A457497" w:rsidR="00C23184" w:rsidRPr="00F871DC" w:rsidDel="00524D39" w:rsidRDefault="00C23184" w:rsidP="00322035">
      <w:pPr>
        <w:pStyle w:val="NormalPACKT"/>
        <w:rPr>
          <w:del w:id="95" w:author="Rohin Tak" w:date="2017-11-11T20:07:00Z"/>
        </w:rPr>
        <w:pPrChange w:id="96" w:author="Rohin Tak" w:date="2017-11-11T20:16:00Z">
          <w:pPr>
            <w:pStyle w:val="BulletPACKT"/>
          </w:pPr>
        </w:pPrChange>
      </w:pPr>
      <w:del w:id="97" w:author="Rohin Tak" w:date="2017-11-11T20:07:00Z">
        <w:r w:rsidRPr="00F871DC" w:rsidDel="00524D39">
          <w:delText>Check out a quick example on how to get started using Karate with BDD.</w:delText>
        </w:r>
      </w:del>
    </w:p>
    <w:p w14:paraId="488C7247" w14:textId="6063CC8A" w:rsidR="00C23184" w:rsidRPr="000E740E" w:rsidDel="00524D39" w:rsidRDefault="00984456" w:rsidP="00322035">
      <w:pPr>
        <w:pStyle w:val="NormalPACKT"/>
        <w:rPr>
          <w:del w:id="98" w:author="Rohin Tak" w:date="2017-11-11T20:07:00Z"/>
        </w:rPr>
        <w:pPrChange w:id="99" w:author="Rohin Tak" w:date="2017-11-11T20:16:00Z">
          <w:pPr>
            <w:pStyle w:val="Heading2"/>
          </w:pPr>
        </w:pPrChange>
      </w:pPr>
      <w:del w:id="100" w:author="Rohin Tak" w:date="2017-11-11T20:07:00Z">
        <w:r w:rsidRPr="000E740E" w:rsidDel="00524D39">
          <w:delText>SoapUI</w:delText>
        </w:r>
      </w:del>
    </w:p>
    <w:p w14:paraId="4F08E010" w14:textId="39DD4F83" w:rsidR="00C23184" w:rsidRPr="00904AB3" w:rsidDel="00524D39" w:rsidRDefault="00C23184" w:rsidP="00322035">
      <w:pPr>
        <w:pStyle w:val="NormalPACKT"/>
        <w:rPr>
          <w:del w:id="101" w:author="Rohin Tak" w:date="2017-11-11T20:07:00Z"/>
        </w:rPr>
        <w:pPrChange w:id="102" w:author="Rohin Tak" w:date="2017-11-11T20:16:00Z">
          <w:pPr>
            <w:pStyle w:val="NormalPACKT"/>
          </w:pPr>
        </w:pPrChange>
      </w:pPr>
      <w:del w:id="103" w:author="Rohin Tak" w:date="2017-11-11T20:07:00Z">
        <w:r w:rsidRPr="000E740E" w:rsidDel="00524D39">
          <w:delText>SoapUI is a headless functional testing tool from SmartBear software. It comes in two flavors: Free open source version and Pro Version. Since the free version is open-source, you can actually gain access to the full source code and modify as needed. The pro version is user-friendlier, and has additional functionality including a form editor, an assertion wizard for Xpath, and SQL query build</w:delText>
        </w:r>
        <w:r w:rsidR="00EB3A50" w:rsidRPr="000E740E" w:rsidDel="00524D39">
          <w:delText>er.  The free version lets you:</w:delText>
        </w:r>
      </w:del>
    </w:p>
    <w:p w14:paraId="2288B096" w14:textId="0C673672" w:rsidR="00C23184" w:rsidRPr="00904AB3" w:rsidDel="00524D39" w:rsidRDefault="00C23184" w:rsidP="00322035">
      <w:pPr>
        <w:pStyle w:val="NormalPACKT"/>
        <w:rPr>
          <w:del w:id="104" w:author="Rohin Tak" w:date="2017-11-11T20:07:00Z"/>
        </w:rPr>
        <w:pPrChange w:id="105" w:author="Rohin Tak" w:date="2017-11-11T20:16:00Z">
          <w:pPr>
            <w:pStyle w:val="BulletPACKT"/>
          </w:pPr>
        </w:pPrChange>
      </w:pPr>
      <w:del w:id="106" w:author="Rohin Tak" w:date="2017-11-11T20:07:00Z">
        <w:r w:rsidRPr="00904AB3" w:rsidDel="00524D39">
          <w:delText>Can easily create custom code using Groovy</w:delText>
        </w:r>
      </w:del>
    </w:p>
    <w:p w14:paraId="70EB3E1C" w14:textId="1AC6086F" w:rsidR="00C23184" w:rsidRPr="00C37697" w:rsidDel="00524D39" w:rsidRDefault="00C23184" w:rsidP="00322035">
      <w:pPr>
        <w:pStyle w:val="NormalPACKT"/>
        <w:rPr>
          <w:del w:id="107" w:author="Rohin Tak" w:date="2017-11-11T20:07:00Z"/>
        </w:rPr>
        <w:pPrChange w:id="108" w:author="Rohin Tak" w:date="2017-11-11T20:16:00Z">
          <w:pPr>
            <w:pStyle w:val="BulletPACKT"/>
          </w:pPr>
        </w:pPrChange>
      </w:pPr>
      <w:del w:id="109" w:author="Rohin Tak" w:date="2017-11-11T20:07:00Z">
        <w:r w:rsidRPr="00C37697" w:rsidDel="00524D39">
          <w:delText>Drag and Drop Test Creating</w:delText>
        </w:r>
      </w:del>
    </w:p>
    <w:p w14:paraId="0BBAAD4A" w14:textId="0268210B" w:rsidR="00C23184" w:rsidRPr="00F871DC" w:rsidDel="00524D39" w:rsidRDefault="00C23184" w:rsidP="00322035">
      <w:pPr>
        <w:pStyle w:val="NormalPACKT"/>
        <w:rPr>
          <w:del w:id="110" w:author="Rohin Tak" w:date="2017-11-11T20:07:00Z"/>
        </w:rPr>
        <w:pPrChange w:id="111" w:author="Rohin Tak" w:date="2017-11-11T20:16:00Z">
          <w:pPr>
            <w:pStyle w:val="BulletPACKT"/>
          </w:pPr>
        </w:pPrChange>
      </w:pPr>
      <w:del w:id="112" w:author="Rohin Tak" w:date="2017-11-11T20:07:00Z">
        <w:r w:rsidRPr="00F871DC" w:rsidDel="00524D39">
          <w:delText>Can create complex scenarios</w:delText>
        </w:r>
      </w:del>
    </w:p>
    <w:p w14:paraId="13969FC4" w14:textId="735F74FE" w:rsidR="00C23184" w:rsidRPr="00F871DC" w:rsidDel="00524D39" w:rsidRDefault="00C23184" w:rsidP="00322035">
      <w:pPr>
        <w:pStyle w:val="NormalPACKT"/>
        <w:rPr>
          <w:del w:id="113" w:author="Rohin Tak" w:date="2017-11-11T20:07:00Z"/>
        </w:rPr>
        <w:pPrChange w:id="114" w:author="Rohin Tak" w:date="2017-11-11T20:16:00Z">
          <w:pPr>
            <w:pStyle w:val="BulletPACKT"/>
          </w:pPr>
        </w:pPrChange>
      </w:pPr>
      <w:del w:id="115" w:author="Rohin Tak" w:date="2017-11-11T20:07:00Z">
        <w:r w:rsidRPr="00F871DC" w:rsidDel="00524D39">
          <w:delText>Asynchronous Testing</w:delText>
        </w:r>
      </w:del>
    </w:p>
    <w:p w14:paraId="147BD84E" w14:textId="61B1FD15" w:rsidR="00C23184" w:rsidRPr="00984456" w:rsidDel="00524D39" w:rsidRDefault="00C23184" w:rsidP="00322035">
      <w:pPr>
        <w:pStyle w:val="NormalPACKT"/>
        <w:rPr>
          <w:del w:id="116" w:author="Rohin Tak" w:date="2017-11-11T20:07:00Z"/>
        </w:rPr>
        <w:pPrChange w:id="117" w:author="Rohin Tak" w:date="2017-11-11T20:16:00Z">
          <w:pPr>
            <w:pStyle w:val="BulletPACKT"/>
          </w:pPr>
        </w:pPrChange>
      </w:pPr>
      <w:del w:id="118" w:author="Rohin Tak" w:date="2017-11-11T20:07:00Z">
        <w:r w:rsidRPr="00F871DC" w:rsidDel="00524D39">
          <w:delText>SoapUI’s Mock Service lets you mimic web services before they are implemented</w:delText>
        </w:r>
      </w:del>
    </w:p>
    <w:p w14:paraId="6E25E15B" w14:textId="3236B3E7" w:rsidR="00C23184" w:rsidRPr="000E740E" w:rsidDel="00524D39" w:rsidRDefault="00C23184" w:rsidP="00322035">
      <w:pPr>
        <w:pStyle w:val="NormalPACKT"/>
        <w:rPr>
          <w:del w:id="119" w:author="Rohin Tak" w:date="2017-11-11T20:07:00Z"/>
        </w:rPr>
        <w:pPrChange w:id="120" w:author="Rohin Tak" w:date="2017-11-11T20:16:00Z">
          <w:pPr>
            <w:pStyle w:val="Heading2"/>
          </w:pPr>
        </w:pPrChange>
      </w:pPr>
      <w:del w:id="121" w:author="Rohin Tak" w:date="2017-11-11T20:07:00Z">
        <w:r w:rsidRPr="000E740E" w:rsidDel="00524D39">
          <w:delText>HttpMaster Express</w:delText>
        </w:r>
      </w:del>
    </w:p>
    <w:p w14:paraId="3E4342AA" w14:textId="016FB79A" w:rsidR="00C23184" w:rsidRPr="00F871DC" w:rsidDel="00524D39" w:rsidRDefault="00C23184" w:rsidP="00322035">
      <w:pPr>
        <w:pStyle w:val="NormalPACKT"/>
        <w:rPr>
          <w:del w:id="122" w:author="Rohin Tak" w:date="2017-11-11T20:07:00Z"/>
        </w:rPr>
        <w:pPrChange w:id="123" w:author="Rohin Tak" w:date="2017-11-11T20:16:00Z">
          <w:pPr>
            <w:pStyle w:val="NormalPACKT"/>
          </w:pPr>
        </w:pPrChange>
      </w:pPr>
      <w:del w:id="124" w:author="Rohin Tak" w:date="2017-11-11T20:07:00Z">
        <w:r w:rsidRPr="00C37697" w:rsidDel="00524D39">
          <w:delText>HttpMaster describes itself as a web development and test tool to automate testing of web sites and services. It can be used to test RESTful web services a</w:delText>
        </w:r>
        <w:r w:rsidRPr="00F871DC" w:rsidDel="00524D39">
          <w:delText>nd API applications. HttpMaster also allows yo</w:delText>
        </w:r>
        <w:r w:rsidR="00E56B11" w:rsidRPr="00F871DC" w:rsidDel="00524D39">
          <w:delText>u to and monitor API responses.</w:delText>
        </w:r>
      </w:del>
    </w:p>
    <w:p w14:paraId="35614F19" w14:textId="67617E78" w:rsidR="00C23184" w:rsidRPr="00F871DC" w:rsidDel="00524D39" w:rsidRDefault="00C23184" w:rsidP="00322035">
      <w:pPr>
        <w:pStyle w:val="NormalPACKT"/>
        <w:rPr>
          <w:del w:id="125" w:author="Rohin Tak" w:date="2017-11-11T20:07:00Z"/>
        </w:rPr>
        <w:pPrChange w:id="126" w:author="Rohin Tak" w:date="2017-11-11T20:16:00Z">
          <w:pPr>
            <w:pStyle w:val="BulletPACKT"/>
          </w:pPr>
        </w:pPrChange>
      </w:pPr>
      <w:del w:id="127" w:author="Rohin Tak" w:date="2017-11-11T20:07:00Z">
        <w:r w:rsidRPr="00F871DC" w:rsidDel="00524D39">
          <w:delText>HttpsMaster project offers global options to customize your API request</w:delText>
        </w:r>
      </w:del>
    </w:p>
    <w:p w14:paraId="712435AA" w14:textId="35438C2A" w:rsidR="00C23184" w:rsidRPr="00F871DC" w:rsidDel="00524D39" w:rsidRDefault="00C23184" w:rsidP="00322035">
      <w:pPr>
        <w:pStyle w:val="NormalPACKT"/>
        <w:rPr>
          <w:del w:id="128" w:author="Rohin Tak" w:date="2017-11-11T20:07:00Z"/>
        </w:rPr>
        <w:pPrChange w:id="129" w:author="Rohin Tak" w:date="2017-11-11T20:16:00Z">
          <w:pPr>
            <w:pStyle w:val="BulletPACKT"/>
          </w:pPr>
        </w:pPrChange>
      </w:pPr>
      <w:del w:id="130" w:author="Rohin Tak" w:date="2017-11-11T20:07:00Z">
        <w:r w:rsidRPr="00F871DC" w:rsidDel="00524D39">
          <w:delText>Parameter capabilities enable you to include dynamic data with your request</w:delText>
        </w:r>
      </w:del>
    </w:p>
    <w:p w14:paraId="152BB4D2" w14:textId="65EE91C5" w:rsidR="00C23184" w:rsidRPr="0069453A" w:rsidDel="00524D39" w:rsidRDefault="00C23184" w:rsidP="00322035">
      <w:pPr>
        <w:pStyle w:val="NormalPACKT"/>
        <w:rPr>
          <w:del w:id="131" w:author="Rohin Tak" w:date="2017-11-11T20:07:00Z"/>
        </w:rPr>
        <w:pPrChange w:id="132" w:author="Rohin Tak" w:date="2017-11-11T20:16:00Z">
          <w:pPr>
            <w:pStyle w:val="BulletPACKT"/>
          </w:pPr>
        </w:pPrChange>
      </w:pPr>
      <w:del w:id="133" w:author="Rohin Tak" w:date="2017-11-11T20:07:00Z">
        <w:r w:rsidRPr="00F871DC" w:rsidDel="00524D39">
          <w:delText>You can use request chaining to leverage request items to include some data from previous request with the next request</w:delText>
        </w:r>
      </w:del>
    </w:p>
    <w:p w14:paraId="48C48BB8" w14:textId="212AA794" w:rsidR="00C23184" w:rsidRPr="000E740E" w:rsidDel="00524D39" w:rsidRDefault="005820BF" w:rsidP="00322035">
      <w:pPr>
        <w:pStyle w:val="NormalPACKT"/>
        <w:rPr>
          <w:del w:id="134" w:author="Rohin Tak" w:date="2017-11-11T20:07:00Z"/>
        </w:rPr>
        <w:pPrChange w:id="135" w:author="Rohin Tak" w:date="2017-11-11T20:16:00Z">
          <w:pPr>
            <w:pStyle w:val="Heading2"/>
          </w:pPr>
        </w:pPrChange>
      </w:pPr>
      <w:del w:id="136" w:author="Rohin Tak" w:date="2017-11-11T20:07:00Z">
        <w:r w:rsidRPr="000E740E" w:rsidDel="00524D39">
          <w:delText>Rest- Assured</w:delText>
        </w:r>
      </w:del>
    </w:p>
    <w:p w14:paraId="3730EADC" w14:textId="7268B2D6" w:rsidR="00C23184" w:rsidRPr="000E740E" w:rsidDel="00524D39" w:rsidRDefault="00C23184" w:rsidP="00322035">
      <w:pPr>
        <w:pStyle w:val="NormalPACKT"/>
        <w:rPr>
          <w:del w:id="137" w:author="Rohin Tak" w:date="2017-11-11T20:07:00Z"/>
        </w:rPr>
        <w:pPrChange w:id="138" w:author="Rohin Tak" w:date="2017-11-11T20:16:00Z">
          <w:pPr>
            <w:pStyle w:val="NormalPACKT"/>
          </w:pPr>
        </w:pPrChange>
      </w:pPr>
      <w:del w:id="139" w:author="Rohin Tak" w:date="2017-11-11T20:07:00Z">
        <w:r w:rsidRPr="000E740E" w:rsidDel="00524D39">
          <w:lastRenderedPageBreak/>
          <w:delText xml:space="preserve">Rest-Assured is an open-source Java Domain-specific language (DSL) that makes testing REST service simple. It simplifies things by eliminating the need to use boiler-plate code to test and validate complex responses. It also supports </w:delText>
        </w:r>
        <w:r w:rsidR="00BF36CB" w:rsidRPr="000E740E" w:rsidDel="00524D39">
          <w:delText>XML and JSON Request/Responses.</w:delText>
        </w:r>
      </w:del>
    </w:p>
    <w:p w14:paraId="6AAECBAB" w14:textId="16E2599D" w:rsidR="00C23184" w:rsidRPr="000E740E" w:rsidDel="00524D39" w:rsidRDefault="00C23184" w:rsidP="00322035">
      <w:pPr>
        <w:pStyle w:val="NormalPACKT"/>
        <w:rPr>
          <w:del w:id="140" w:author="Rohin Tak" w:date="2017-11-11T20:07:00Z"/>
        </w:rPr>
        <w:pPrChange w:id="141" w:author="Rohin Tak" w:date="2017-11-11T20:16:00Z">
          <w:pPr>
            <w:pStyle w:val="BulletPACKT"/>
          </w:pPr>
        </w:pPrChange>
      </w:pPr>
      <w:del w:id="142" w:author="Rohin Tak" w:date="2017-11-11T20:07:00Z">
        <w:r w:rsidRPr="000E740E" w:rsidDel="00524D39">
          <w:delText>Removes need to create boilerplate code required to interact with a rest service</w:delText>
        </w:r>
      </w:del>
    </w:p>
    <w:p w14:paraId="4EC83F7A" w14:textId="559CA05E" w:rsidR="00C23184" w:rsidRPr="00C37697" w:rsidDel="00524D39" w:rsidRDefault="00C23184" w:rsidP="00322035">
      <w:pPr>
        <w:pStyle w:val="NormalPACKT"/>
        <w:rPr>
          <w:del w:id="143" w:author="Rohin Tak" w:date="2017-11-11T20:07:00Z"/>
        </w:rPr>
        <w:pPrChange w:id="144" w:author="Rohin Tak" w:date="2017-11-11T20:16:00Z">
          <w:pPr>
            <w:pStyle w:val="BulletPACKT"/>
          </w:pPr>
        </w:pPrChange>
      </w:pPr>
      <w:del w:id="145" w:author="Rohin Tak" w:date="2017-11-11T20:07:00Z">
        <w:r w:rsidRPr="00C37697" w:rsidDel="00524D39">
          <w:delText>Support BDD Given/When/Then syntax</w:delText>
        </w:r>
      </w:del>
    </w:p>
    <w:p w14:paraId="73381BC9" w14:textId="30832C92" w:rsidR="00AB6EDD" w:rsidRPr="00F871DC" w:rsidDel="00524D39" w:rsidRDefault="00C23184" w:rsidP="00322035">
      <w:pPr>
        <w:pStyle w:val="NormalPACKT"/>
        <w:rPr>
          <w:del w:id="146" w:author="Rohin Tak" w:date="2017-11-11T20:07:00Z"/>
        </w:rPr>
        <w:pPrChange w:id="147" w:author="Rohin Tak" w:date="2017-11-11T20:16:00Z">
          <w:pPr>
            <w:pStyle w:val="BulletPACKT"/>
          </w:pPr>
        </w:pPrChange>
      </w:pPr>
      <w:del w:id="148" w:author="Rohin Tak" w:date="2017-11-11T20:07:00Z">
        <w:r w:rsidRPr="00F871DC" w:rsidDel="00524D39">
          <w:delText>Integrated seamlessly with Java projects</w:delText>
        </w:r>
      </w:del>
    </w:p>
    <w:p w14:paraId="4A8EE082" w14:textId="5F6078BD" w:rsidR="00C23184" w:rsidRPr="000E740E" w:rsidDel="00524D39" w:rsidRDefault="00AB6EDD" w:rsidP="00322035">
      <w:pPr>
        <w:pStyle w:val="NormalPACKT"/>
        <w:rPr>
          <w:del w:id="149" w:author="Rohin Tak" w:date="2017-11-11T20:07:00Z"/>
        </w:rPr>
        <w:pPrChange w:id="150" w:author="Rohin Tak" w:date="2017-11-11T20:16:00Z">
          <w:pPr>
            <w:pStyle w:val="Heading2"/>
          </w:pPr>
        </w:pPrChange>
      </w:pPr>
      <w:del w:id="151" w:author="Rohin Tak" w:date="2017-11-11T20:07:00Z">
        <w:r w:rsidRPr="000E740E" w:rsidDel="00524D39">
          <w:delText>RestSharp</w:delText>
        </w:r>
      </w:del>
    </w:p>
    <w:p w14:paraId="6647CA0B" w14:textId="530E67F1" w:rsidR="00C43A93" w:rsidRPr="000E740E" w:rsidDel="00524D39" w:rsidRDefault="00C23184" w:rsidP="00322035">
      <w:pPr>
        <w:pStyle w:val="NormalPACKT"/>
        <w:rPr>
          <w:del w:id="152" w:author="Rohin Tak" w:date="2017-11-11T20:07:00Z"/>
        </w:rPr>
        <w:pPrChange w:id="153" w:author="Rohin Tak" w:date="2017-11-11T20:16:00Z">
          <w:pPr>
            <w:pStyle w:val="NormalPACKT"/>
          </w:pPr>
        </w:pPrChange>
      </w:pPr>
      <w:del w:id="154" w:author="Rohin Tak" w:date="2017-11-11T20:07:00Z">
        <w:r w:rsidRPr="000E740E" w:rsidDel="00524D39">
          <w:delText>RestSharp is a simple RE</w:delText>
        </w:r>
        <w:r w:rsidR="004E76D8" w:rsidRPr="000E740E" w:rsidDel="00524D39">
          <w:delText>ST and HTTP API Client for .NET</w:delText>
        </w:r>
      </w:del>
    </w:p>
    <w:p w14:paraId="6B1EFAA2" w14:textId="765F192A" w:rsidR="00C23184" w:rsidRPr="00C37697" w:rsidDel="00524D39" w:rsidRDefault="00C23184" w:rsidP="00322035">
      <w:pPr>
        <w:pStyle w:val="NormalPACKT"/>
        <w:rPr>
          <w:del w:id="155" w:author="Rohin Tak" w:date="2017-11-11T20:07:00Z"/>
        </w:rPr>
        <w:pPrChange w:id="156" w:author="Rohin Tak" w:date="2017-11-11T20:16:00Z">
          <w:pPr>
            <w:pStyle w:val="BulletPACKT"/>
          </w:pPr>
        </w:pPrChange>
      </w:pPr>
      <w:del w:id="157" w:author="Rohin Tak" w:date="2017-11-11T20:07:00Z">
        <w:r w:rsidRPr="000E740E" w:rsidDel="00524D39">
          <w:delText>Supports .NET 3.5+, Silverlight 5, Windows Phone 8, Mono, MonoTouch, Mono for Android</w:delText>
        </w:r>
      </w:del>
    </w:p>
    <w:p w14:paraId="1E82159C" w14:textId="19FDF0A7" w:rsidR="00C23184" w:rsidRPr="00F871DC" w:rsidDel="00524D39" w:rsidRDefault="00C23184" w:rsidP="00322035">
      <w:pPr>
        <w:pStyle w:val="NormalPACKT"/>
        <w:rPr>
          <w:del w:id="158" w:author="Rohin Tak" w:date="2017-11-11T20:07:00Z"/>
        </w:rPr>
        <w:pPrChange w:id="159" w:author="Rohin Tak" w:date="2017-11-11T20:16:00Z">
          <w:pPr>
            <w:pStyle w:val="BulletPACKT"/>
          </w:pPr>
        </w:pPrChange>
      </w:pPr>
      <w:del w:id="160" w:author="Rohin Tak" w:date="2017-11-11T20:07:00Z">
        <w:r w:rsidRPr="00F871DC" w:rsidDel="00524D39">
          <w:delText>Easy installation using NuGet for most .NET flavors</w:delText>
        </w:r>
      </w:del>
    </w:p>
    <w:p w14:paraId="7F83C5C7" w14:textId="06C5DEA8" w:rsidR="00C23184" w:rsidRPr="00F871DC" w:rsidDel="00524D39" w:rsidRDefault="00C23184" w:rsidP="00322035">
      <w:pPr>
        <w:pStyle w:val="NormalPACKT"/>
        <w:rPr>
          <w:del w:id="161" w:author="Rohin Tak" w:date="2017-11-11T20:07:00Z"/>
        </w:rPr>
        <w:pPrChange w:id="162" w:author="Rohin Tak" w:date="2017-11-11T20:16:00Z">
          <w:pPr>
            <w:pStyle w:val="BulletPACKT"/>
          </w:pPr>
        </w:pPrChange>
      </w:pPr>
      <w:del w:id="163" w:author="Rohin Tak" w:date="2017-11-11T20:07:00Z">
        <w:r w:rsidRPr="00F871DC" w:rsidDel="00524D39">
          <w:delText>GET, POST, PUT, PATCH, HEAD, OPTIONS, DELETE supported</w:delText>
        </w:r>
      </w:del>
    </w:p>
    <w:p w14:paraId="7D4767C3" w14:textId="1F895938" w:rsidR="00C23184" w:rsidRPr="00F871DC" w:rsidDel="00524D39" w:rsidRDefault="00C23184" w:rsidP="00322035">
      <w:pPr>
        <w:pStyle w:val="NormalPACKT"/>
        <w:rPr>
          <w:del w:id="164" w:author="Rohin Tak" w:date="2017-11-11T20:07:00Z"/>
        </w:rPr>
        <w:pPrChange w:id="165" w:author="Rohin Tak" w:date="2017-11-11T20:16:00Z">
          <w:pPr>
            <w:pStyle w:val="Heading2"/>
          </w:pPr>
        </w:pPrChange>
      </w:pPr>
      <w:del w:id="166" w:author="Rohin Tak" w:date="2017-11-11T20:07:00Z">
        <w:r w:rsidRPr="00F871DC" w:rsidDel="00524D39">
          <w:delText>Rest Console Console</w:delText>
        </w:r>
      </w:del>
    </w:p>
    <w:p w14:paraId="3764A970" w14:textId="5EDE6915" w:rsidR="00C23184" w:rsidRPr="00F871DC" w:rsidDel="00524D39" w:rsidRDefault="00C23184" w:rsidP="00322035">
      <w:pPr>
        <w:pStyle w:val="NormalPACKT"/>
        <w:rPr>
          <w:del w:id="167" w:author="Rohin Tak" w:date="2017-11-11T20:07:00Z"/>
        </w:rPr>
        <w:pPrChange w:id="168" w:author="Rohin Tak" w:date="2017-11-11T20:16:00Z">
          <w:pPr>
            <w:pStyle w:val="NormalPACKT"/>
          </w:pPr>
        </w:pPrChange>
      </w:pPr>
      <w:del w:id="169" w:author="Rohin Tak" w:date="2017-11-11T20:07:00Z">
        <w:r w:rsidRPr="00F871DC" w:rsidDel="00524D39">
          <w:delText>HTTP Client and Request Visualizer and Constructor tool, helps developers build, debug and test RESTful APIs. Rest Console is a HTTP Request Visualizer and Constructor tool, helps developers buil</w:delText>
        </w:r>
        <w:r w:rsidR="00B936BA" w:rsidRPr="00F871DC" w:rsidDel="00524D39">
          <w:delText>d, debug and test RESTful APIs.</w:delText>
        </w:r>
      </w:del>
    </w:p>
    <w:p w14:paraId="2BC5026F" w14:textId="59DEFF62" w:rsidR="00C23184" w:rsidRPr="00F871DC" w:rsidDel="00524D39" w:rsidRDefault="00C23184" w:rsidP="00322035">
      <w:pPr>
        <w:pStyle w:val="NormalPACKT"/>
        <w:rPr>
          <w:del w:id="170" w:author="Rohin Tak" w:date="2017-11-11T20:07:00Z"/>
        </w:rPr>
        <w:pPrChange w:id="171" w:author="Rohin Tak" w:date="2017-11-11T20:16:00Z">
          <w:pPr>
            <w:pStyle w:val="BulletPACKT"/>
          </w:pPr>
        </w:pPrChange>
      </w:pPr>
      <w:del w:id="172" w:author="Rohin Tak" w:date="2017-11-11T20:07:00Z">
        <w:r w:rsidRPr="00F871DC" w:rsidDel="00524D39">
          <w:delText>Easy query parameters creation</w:delText>
        </w:r>
      </w:del>
    </w:p>
    <w:p w14:paraId="3FFB2082" w14:textId="7CE7C711" w:rsidR="00C23184" w:rsidRPr="00F871DC" w:rsidDel="00524D39" w:rsidRDefault="00C23184" w:rsidP="00322035">
      <w:pPr>
        <w:pStyle w:val="NormalPACKT"/>
        <w:rPr>
          <w:del w:id="173" w:author="Rohin Tak" w:date="2017-11-11T20:07:00Z"/>
        </w:rPr>
        <w:pPrChange w:id="174" w:author="Rohin Tak" w:date="2017-11-11T20:16:00Z">
          <w:pPr>
            <w:pStyle w:val="BulletPACKT"/>
          </w:pPr>
        </w:pPrChange>
      </w:pPr>
      <w:del w:id="175" w:author="Rohin Tak" w:date="2017-11-11T20:07:00Z">
        <w:r w:rsidRPr="00F871DC" w:rsidDel="00524D39">
          <w:delText>Syntax highlighting</w:delText>
        </w:r>
      </w:del>
    </w:p>
    <w:p w14:paraId="201B004F" w14:textId="0B31A04E" w:rsidR="00C23184" w:rsidRPr="00F871DC" w:rsidDel="00524D39" w:rsidRDefault="00C23184" w:rsidP="00322035">
      <w:pPr>
        <w:pStyle w:val="NormalPACKT"/>
        <w:rPr>
          <w:del w:id="176" w:author="Rohin Tak" w:date="2017-11-11T20:07:00Z"/>
        </w:rPr>
        <w:pPrChange w:id="177" w:author="Rohin Tak" w:date="2017-11-11T20:16:00Z">
          <w:pPr>
            <w:pStyle w:val="BulletPACKT"/>
          </w:pPr>
        </w:pPrChange>
      </w:pPr>
      <w:del w:id="178" w:author="Rohin Tak" w:date="2017-11-11T20:07:00Z">
        <w:r w:rsidRPr="00F871DC" w:rsidDel="00524D39">
          <w:delText>Authentication support: Plain, Basic, OAuth + Custom</w:delText>
        </w:r>
      </w:del>
    </w:p>
    <w:p w14:paraId="46E78B73" w14:textId="61B07320" w:rsidR="00C23184" w:rsidRPr="00F871DC" w:rsidDel="00524D39" w:rsidRDefault="00B936BA" w:rsidP="00322035">
      <w:pPr>
        <w:pStyle w:val="NormalPACKT"/>
        <w:rPr>
          <w:del w:id="179" w:author="Rohin Tak" w:date="2017-11-11T20:07:00Z"/>
        </w:rPr>
        <w:pPrChange w:id="180" w:author="Rohin Tak" w:date="2017-11-11T20:16:00Z">
          <w:pPr>
            <w:pStyle w:val="Heading2"/>
          </w:pPr>
        </w:pPrChange>
      </w:pPr>
      <w:del w:id="181" w:author="Rohin Tak" w:date="2017-11-11T20:07:00Z">
        <w:r w:rsidRPr="00F871DC" w:rsidDel="00524D39">
          <w:delText>Hippie-Swagger</w:delText>
        </w:r>
      </w:del>
    </w:p>
    <w:p w14:paraId="3BDD8FD2" w14:textId="20AEF9FA" w:rsidR="00C23184" w:rsidRPr="00F871DC" w:rsidDel="00524D39" w:rsidRDefault="00C23184" w:rsidP="00322035">
      <w:pPr>
        <w:pStyle w:val="NormalPACKT"/>
        <w:rPr>
          <w:del w:id="182" w:author="Rohin Tak" w:date="2017-11-11T20:07:00Z"/>
        </w:rPr>
        <w:pPrChange w:id="183" w:author="Rohin Tak" w:date="2017-11-11T20:16:00Z">
          <w:pPr>
            <w:pStyle w:val="NormalPACKT"/>
          </w:pPr>
        </w:pPrChange>
      </w:pPr>
      <w:del w:id="184" w:author="Rohin Tak" w:date="2017-11-11T20:07:00Z">
        <w:r w:rsidRPr="00F871DC" w:rsidDel="00524D39">
          <w:delText>hippie-swagger is a tool for testing RESTful APIs. It’s also an API testing tool with automatic swagger assertions. In addition to validating API behavior, it will fail tests when swagger document</w:delText>
        </w:r>
        <w:r w:rsidR="00972E07" w:rsidRPr="00F871DC" w:rsidDel="00524D39">
          <w:delText>ation is missing or inaccurate.</w:delText>
        </w:r>
      </w:del>
    </w:p>
    <w:p w14:paraId="3DE34B59" w14:textId="6AA019DB" w:rsidR="00C23184" w:rsidRPr="00F871DC" w:rsidDel="00524D39" w:rsidRDefault="00C23184" w:rsidP="00322035">
      <w:pPr>
        <w:pStyle w:val="NormalPACKT"/>
        <w:rPr>
          <w:del w:id="185" w:author="Rohin Tak" w:date="2017-11-11T20:07:00Z"/>
        </w:rPr>
        <w:pPrChange w:id="186" w:author="Rohin Tak" w:date="2017-11-11T20:16:00Z">
          <w:pPr>
            <w:pStyle w:val="BulletPACKT"/>
          </w:pPr>
        </w:pPrChange>
      </w:pPr>
      <w:del w:id="187" w:author="Rohin Tak" w:date="2017-11-11T20:07:00Z">
        <w:r w:rsidRPr="00F871DC" w:rsidDel="00524D39">
          <w:delText>Can validate All aspects of swagger file validated; parameters, request/response body, paths, etc.</w:delText>
        </w:r>
      </w:del>
    </w:p>
    <w:p w14:paraId="53CE69ED" w14:textId="568814D5" w:rsidR="00C23184" w:rsidRPr="00F871DC" w:rsidDel="00524D39" w:rsidRDefault="00C23184" w:rsidP="00322035">
      <w:pPr>
        <w:pStyle w:val="NormalPACKT"/>
        <w:rPr>
          <w:del w:id="188" w:author="Rohin Tak" w:date="2017-11-11T20:07:00Z"/>
        </w:rPr>
        <w:pPrChange w:id="189" w:author="Rohin Tak" w:date="2017-11-11T20:16:00Z">
          <w:pPr>
            <w:pStyle w:val="BulletPACKT"/>
          </w:pPr>
        </w:pPrChange>
      </w:pPr>
      <w:del w:id="190" w:author="Rohin Tak" w:date="2017-11-11T20:07:00Z">
        <w:r w:rsidRPr="00F871DC" w:rsidDel="00524D39">
          <w:delText>Accurate, human readable assertion messages</w:delText>
        </w:r>
      </w:del>
    </w:p>
    <w:p w14:paraId="30C285B6" w14:textId="76267900" w:rsidR="00FE13EE" w:rsidRPr="000E740E" w:rsidDel="00524D39" w:rsidRDefault="00C23184" w:rsidP="00322035">
      <w:pPr>
        <w:pStyle w:val="NormalPACKT"/>
        <w:rPr>
          <w:del w:id="191" w:author="Rohin Tak" w:date="2017-11-11T20:07:00Z"/>
        </w:rPr>
        <w:pPrChange w:id="192" w:author="Rohin Tak" w:date="2017-11-11T20:16:00Z">
          <w:pPr>
            <w:pStyle w:val="Heading2"/>
          </w:pPr>
        </w:pPrChange>
      </w:pPr>
      <w:del w:id="193" w:author="Rohin Tak" w:date="2017-11-11T20:07:00Z">
        <w:r w:rsidRPr="000E740E" w:rsidDel="00524D39">
          <w:delText>Airborne</w:delText>
        </w:r>
      </w:del>
    </w:p>
    <w:p w14:paraId="31905E13" w14:textId="48229F76" w:rsidR="00C23184" w:rsidRPr="00904AB3" w:rsidDel="00524D39" w:rsidRDefault="00C23184" w:rsidP="00322035">
      <w:pPr>
        <w:pStyle w:val="NormalPACKT"/>
        <w:rPr>
          <w:del w:id="194" w:author="Rohin Tak" w:date="2017-11-11T20:07:00Z"/>
        </w:rPr>
        <w:pPrChange w:id="195" w:author="Rohin Tak" w:date="2017-11-11T20:16:00Z">
          <w:pPr>
            <w:pStyle w:val="NormalPACKT"/>
          </w:pPr>
        </w:pPrChange>
      </w:pPr>
      <w:del w:id="196" w:author="Rohin Tak" w:date="2017-11-11T20:07:00Z">
        <w:r w:rsidRPr="00904AB3" w:rsidDel="00524D39">
          <w:delText>Airborne is an open source Ruby based RSpe</w:delText>
        </w:r>
        <w:r w:rsidR="008F37B2" w:rsidRPr="00904AB3" w:rsidDel="00524D39">
          <w:delText>c driven API testing framework.</w:delText>
        </w:r>
      </w:del>
    </w:p>
    <w:p w14:paraId="0A75D945" w14:textId="4707DDC7" w:rsidR="00C23184" w:rsidRPr="00904AB3" w:rsidDel="00524D39" w:rsidRDefault="00C23184" w:rsidP="00322035">
      <w:pPr>
        <w:pStyle w:val="NormalPACKT"/>
        <w:rPr>
          <w:del w:id="197" w:author="Rohin Tak" w:date="2017-11-11T20:07:00Z"/>
        </w:rPr>
        <w:pPrChange w:id="198" w:author="Rohin Tak" w:date="2017-11-11T20:16:00Z">
          <w:pPr>
            <w:pStyle w:val="BulletPACKT"/>
          </w:pPr>
        </w:pPrChange>
      </w:pPr>
      <w:del w:id="199" w:author="Rohin Tak" w:date="2017-11-11T20:07:00Z">
        <w:r w:rsidRPr="00904AB3" w:rsidDel="00524D39">
          <w:delText>Works with Rack application like Sinatra and Grape</w:delText>
        </w:r>
      </w:del>
    </w:p>
    <w:p w14:paraId="661CE1CA" w14:textId="4317260D" w:rsidR="00C23184" w:rsidRPr="00C37697" w:rsidDel="00524D39" w:rsidRDefault="00C23184" w:rsidP="00322035">
      <w:pPr>
        <w:pStyle w:val="NormalPACKT"/>
        <w:rPr>
          <w:del w:id="200" w:author="Rohin Tak" w:date="2017-11-11T20:07:00Z"/>
        </w:rPr>
        <w:pPrChange w:id="201" w:author="Rohin Tak" w:date="2017-11-11T20:16:00Z">
          <w:pPr>
            <w:pStyle w:val="BulletPACKT"/>
          </w:pPr>
        </w:pPrChange>
      </w:pPr>
      <w:del w:id="202" w:author="Rohin Tak" w:date="2017-11-11T20:07:00Z">
        <w:r w:rsidRPr="00C37697" w:rsidDel="00524D39">
          <w:delText>Works with APIs written in Rails</w:delText>
        </w:r>
      </w:del>
    </w:p>
    <w:p w14:paraId="7D0EE549" w14:textId="428C1AE3" w:rsidR="00C23184" w:rsidRPr="000E740E" w:rsidDel="00524D39" w:rsidRDefault="00026F22" w:rsidP="00322035">
      <w:pPr>
        <w:pStyle w:val="NormalPACKT"/>
        <w:rPr>
          <w:del w:id="203" w:author="Rohin Tak" w:date="2017-11-11T20:07:00Z"/>
        </w:rPr>
        <w:pPrChange w:id="204" w:author="Rohin Tak" w:date="2017-11-11T20:16:00Z">
          <w:pPr>
            <w:pStyle w:val="Heading2"/>
          </w:pPr>
        </w:pPrChange>
      </w:pPr>
      <w:del w:id="205" w:author="Rohin Tak" w:date="2017-11-11T20:07:00Z">
        <w:r w:rsidRPr="000E740E" w:rsidDel="00524D39">
          <w:lastRenderedPageBreak/>
          <w:delText>Mockbin</w:delText>
        </w:r>
      </w:del>
    </w:p>
    <w:p w14:paraId="3F7F18BB" w14:textId="496AB849" w:rsidR="00C23184" w:rsidRPr="00C37697" w:rsidDel="00524D39" w:rsidRDefault="00C23184" w:rsidP="00322035">
      <w:pPr>
        <w:pStyle w:val="NormalPACKT"/>
        <w:rPr>
          <w:del w:id="206" w:author="Rohin Tak" w:date="2017-11-11T20:07:00Z"/>
        </w:rPr>
        <w:pPrChange w:id="207" w:author="Rohin Tak" w:date="2017-11-11T20:16:00Z">
          <w:pPr>
            <w:pStyle w:val="NormalPACKT"/>
          </w:pPr>
        </w:pPrChange>
      </w:pPr>
      <w:del w:id="208" w:author="Rohin Tak" w:date="2017-11-11T20:07:00Z">
        <w:r w:rsidRPr="00904AB3" w:rsidDel="00524D39">
          <w:delText>Mockbin was recommended by Augusto Marietti. Mockbin allows you to generate custom endpoints to test, mock, and track HTTP requests &amp; responses betwe</w:delText>
        </w:r>
        <w:r w:rsidR="00C21022" w:rsidRPr="00904AB3" w:rsidDel="00524D39">
          <w:delText>en libraries, sockets and APIs.</w:delText>
        </w:r>
      </w:del>
    </w:p>
    <w:p w14:paraId="09E4977A" w14:textId="63AD46EA" w:rsidR="00C23184" w:rsidRPr="00F871DC" w:rsidDel="00524D39" w:rsidRDefault="00C23184" w:rsidP="00322035">
      <w:pPr>
        <w:pStyle w:val="NormalPACKT"/>
        <w:rPr>
          <w:del w:id="209" w:author="Rohin Tak" w:date="2017-11-11T20:07:00Z"/>
        </w:rPr>
        <w:pPrChange w:id="210" w:author="Rohin Tak" w:date="2017-11-11T20:16:00Z">
          <w:pPr>
            <w:pStyle w:val="BulletPACKT"/>
          </w:pPr>
        </w:pPrChange>
      </w:pPr>
      <w:del w:id="211" w:author="Rohin Tak" w:date="2017-11-11T20:07:00Z">
        <w:r w:rsidRPr="00F871DC" w:rsidDel="00524D39">
          <w:delText>Mock Custom Endpoints</w:delText>
        </w:r>
      </w:del>
    </w:p>
    <w:p w14:paraId="2193D91F" w14:textId="05BD03F6" w:rsidR="00C23184" w:rsidRPr="00F871DC" w:rsidDel="00524D39" w:rsidRDefault="00C23184" w:rsidP="00322035">
      <w:pPr>
        <w:pStyle w:val="NormalPACKT"/>
        <w:rPr>
          <w:del w:id="212" w:author="Rohin Tak" w:date="2017-11-11T20:07:00Z"/>
        </w:rPr>
        <w:pPrChange w:id="213" w:author="Rohin Tak" w:date="2017-11-11T20:16:00Z">
          <w:pPr>
            <w:pStyle w:val="BulletPACKT"/>
          </w:pPr>
        </w:pPrChange>
      </w:pPr>
      <w:del w:id="214" w:author="Rohin Tak" w:date="2017-11-11T20:07:00Z">
        <w:r w:rsidRPr="00F871DC" w:rsidDel="00524D39">
          <w:delText>Create Custom HTTP Methods</w:delText>
        </w:r>
      </w:del>
    </w:p>
    <w:p w14:paraId="3FFD3DC6" w14:textId="1F24928D" w:rsidR="00C23184" w:rsidRPr="00F871DC" w:rsidRDefault="00C23184" w:rsidP="00322035">
      <w:pPr>
        <w:pStyle w:val="NormalPACKT"/>
        <w:pPrChange w:id="215" w:author="Rohin Tak" w:date="2017-11-11T20:16:00Z">
          <w:pPr>
            <w:pStyle w:val="BulletPACKT"/>
          </w:pPr>
        </w:pPrChange>
      </w:pPr>
      <w:del w:id="216" w:author="Rohin Tak" w:date="2017-11-11T20:07:00Z">
        <w:r w:rsidRPr="00F871DC" w:rsidDel="00524D39">
          <w:delText>Log and inspect incoming calls to your custom endpoints</w:delText>
        </w:r>
        <w:commentRangeEnd w:id="53"/>
        <w:r w:rsidR="00F871DC" w:rsidDel="00524D39">
          <w:rPr>
            <w:rStyle w:val="CommentReference"/>
            <w:rFonts w:ascii="Arial" w:hAnsi="Arial" w:cs="Arial"/>
            <w:bCs/>
          </w:rPr>
          <w:commentReference w:id="53"/>
        </w:r>
      </w:del>
      <w:commentRangeEnd w:id="54"/>
      <w:r w:rsidR="003077A5">
        <w:rPr>
          <w:rStyle w:val="CommentReference"/>
          <w:rFonts w:ascii="Arial" w:hAnsi="Arial" w:cs="Arial"/>
          <w:bCs/>
        </w:rPr>
        <w:commentReference w:id="54"/>
      </w:r>
    </w:p>
    <w:p w14:paraId="7137A1A7" w14:textId="77777777" w:rsidR="00A8613C" w:rsidRDefault="00F577F9" w:rsidP="00835E34">
      <w:pPr>
        <w:pStyle w:val="Heading1"/>
        <w:rPr>
          <w:sz w:val="36"/>
        </w:rPr>
      </w:pPr>
      <w:r w:rsidRPr="00835E34">
        <w:t>Using Test Cloud for Monitoring</w:t>
      </w:r>
    </w:p>
    <w:p w14:paraId="7E4183DE" w14:textId="77777777" w:rsidR="00692443" w:rsidRPr="00F871DC" w:rsidRDefault="00692443" w:rsidP="00835E34">
      <w:pPr>
        <w:pStyle w:val="NormalPACKT"/>
      </w:pPr>
      <w:r w:rsidRPr="00904AB3">
        <w:t xml:space="preserve">You learned about Xamarin Test Cloud in previous chapters and </w:t>
      </w:r>
      <w:r w:rsidR="00CB72A6" w:rsidRPr="00904AB3">
        <w:t xml:space="preserve">how to use it for continuous testing in the continuous integration life cycle. </w:t>
      </w:r>
      <w:r w:rsidR="00114539" w:rsidRPr="00C37697">
        <w:t>Here we will discuss more about how to use Xamarin Test Cloud and the analytics it provides after running application on different set o</w:t>
      </w:r>
      <w:r w:rsidR="00114539" w:rsidRPr="00F871DC">
        <w:t>f devices.</w:t>
      </w:r>
    </w:p>
    <w:p w14:paraId="326CD3C2" w14:textId="77777777" w:rsidR="00291764" w:rsidRPr="00F871DC" w:rsidRDefault="006169A6" w:rsidP="00835E34">
      <w:pPr>
        <w:pStyle w:val="NormalPACKT"/>
      </w:pPr>
      <w:r w:rsidRPr="00F871DC">
        <w:t>We will be using 2 different</w:t>
      </w:r>
      <w:r w:rsidR="00291764" w:rsidRPr="00F871DC">
        <w:t xml:space="preserve"> applications here to see the monitoring analytics and </w:t>
      </w:r>
      <w:r w:rsidR="00B002BF" w:rsidRPr="00F871DC">
        <w:t xml:space="preserve">compare them to get a better understanding of how this helps us identify various performance and functionality related </w:t>
      </w:r>
      <w:r w:rsidR="000B6E96" w:rsidRPr="00F871DC">
        <w:t>issues in our application.</w:t>
      </w:r>
    </w:p>
    <w:p w14:paraId="140499EA" w14:textId="77777777" w:rsidR="00E94F62" w:rsidRPr="00F871DC" w:rsidRDefault="00E94F62" w:rsidP="00835E34">
      <w:pPr>
        <w:pStyle w:val="NormalPACKT"/>
      </w:pPr>
      <w:r w:rsidRPr="00F871DC">
        <w:t>Appl</w:t>
      </w:r>
      <w:r w:rsidR="00AA3C52" w:rsidRPr="00F871DC">
        <w:t xml:space="preserve">ications we will be using </w:t>
      </w:r>
      <w:r w:rsidR="00D042E8" w:rsidRPr="00F871DC">
        <w:t>for the walkthrough</w:t>
      </w:r>
      <w:r w:rsidRPr="00F871DC">
        <w:t>:</w:t>
      </w:r>
    </w:p>
    <w:p w14:paraId="0F9150B8" w14:textId="77777777" w:rsidR="00E94F62" w:rsidRPr="00904AB3" w:rsidRDefault="00E94F62" w:rsidP="00835E34">
      <w:pPr>
        <w:pStyle w:val="BulletPACKT"/>
      </w:pPr>
      <w:proofErr w:type="spellStart"/>
      <w:r w:rsidRPr="00835E34">
        <w:rPr>
          <w:rStyle w:val="KeyWordPACKT"/>
        </w:rPr>
        <w:t>PhoneCallApp</w:t>
      </w:r>
      <w:proofErr w:type="spellEnd"/>
      <w:r w:rsidRPr="00904AB3">
        <w:t xml:space="preserve"> (The application we developed in the previous chapters)</w:t>
      </w:r>
    </w:p>
    <w:p w14:paraId="54D26AD9" w14:textId="1ADE1980" w:rsidR="00E94F62" w:rsidRPr="00904AB3" w:rsidRDefault="002B5F9E" w:rsidP="00835E34">
      <w:pPr>
        <w:pStyle w:val="BulletPACKT"/>
      </w:pPr>
      <w:r w:rsidRPr="00835E34">
        <w:rPr>
          <w:rStyle w:val="KeyWordPACKT"/>
        </w:rPr>
        <w:t>Xamarin Store</w:t>
      </w:r>
      <w:r w:rsidRPr="00904AB3">
        <w:t xml:space="preserve"> (Sample Android application provided by Test Cloud)</w:t>
      </w:r>
      <w:ins w:id="217" w:author="Rohin Tak" w:date="2017-11-11T20:16:00Z">
        <w:r w:rsidR="00ED5BC3">
          <w:br/>
        </w:r>
      </w:ins>
    </w:p>
    <w:p w14:paraId="2759F607" w14:textId="77777777" w:rsidR="00904AB3" w:rsidRDefault="00800144" w:rsidP="00835E34">
      <w:pPr>
        <w:pStyle w:val="NormalPACKT"/>
      </w:pPr>
      <w:r w:rsidRPr="00904AB3">
        <w:t>Xamarin Test Cloud can help us identify application functionality related issues on real devices.</w:t>
      </w:r>
    </w:p>
    <w:p w14:paraId="4140334C" w14:textId="77777777" w:rsidR="00800144" w:rsidRPr="00C37697" w:rsidRDefault="00800144" w:rsidP="00835E34">
      <w:pPr>
        <w:pStyle w:val="NormalPACKT"/>
      </w:pPr>
      <w:r w:rsidRPr="00904AB3">
        <w:t>It is a great source of application monitoring in terms of testing on different mobile devices and with different versions of operating systems.</w:t>
      </w:r>
    </w:p>
    <w:p w14:paraId="56FCD2C2" w14:textId="77777777" w:rsidR="00904AB3" w:rsidRDefault="00C73251" w:rsidP="00835E34">
      <w:pPr>
        <w:pStyle w:val="NormalPACKT"/>
      </w:pPr>
      <w:r w:rsidRPr="00F871DC">
        <w:t>Getting a detailed analysis of various applications functions is very important to make sure our application is running as expected on our target devices.</w:t>
      </w:r>
    </w:p>
    <w:p w14:paraId="3C2E48C0" w14:textId="77777777" w:rsidR="00C73251" w:rsidRPr="00F871DC" w:rsidRDefault="007B4D70" w:rsidP="00835E34">
      <w:pPr>
        <w:pStyle w:val="NormalPACKT"/>
      </w:pPr>
      <w:r w:rsidRPr="00904AB3">
        <w:t>With that being said, it is also critical t</w:t>
      </w:r>
      <w:r w:rsidR="0017729C" w:rsidRPr="00904AB3">
        <w:t>o the application to be able to run on different operating system versions and on to analy</w:t>
      </w:r>
      <w:r w:rsidR="0017729C" w:rsidRPr="00C37697">
        <w:t xml:space="preserve">ze how it performs and how </w:t>
      </w:r>
      <w:r w:rsidR="00175E27" w:rsidRPr="00F871DC">
        <w:t>much memory usage does it have.</w:t>
      </w:r>
    </w:p>
    <w:p w14:paraId="56A9B348" w14:textId="77777777" w:rsidR="00A90E42" w:rsidRPr="00835E34" w:rsidRDefault="00A90E42" w:rsidP="00835E34">
      <w:pPr>
        <w:pStyle w:val="Heading2"/>
      </w:pPr>
      <w:r w:rsidRPr="00835E34">
        <w:t>Benefits of Monitoring with Test Cloud</w:t>
      </w:r>
    </w:p>
    <w:p w14:paraId="474FC093" w14:textId="77777777" w:rsidR="00A90E42" w:rsidRPr="00904AB3" w:rsidRDefault="00A90E42" w:rsidP="00835E34">
      <w:pPr>
        <w:pStyle w:val="NormalPACKT"/>
      </w:pPr>
      <w:r w:rsidRPr="00904AB3">
        <w:t>With Test cloud it not only provides monitoring capabilities but also relieves us from testing the same application functionality on different devices manually and thus giving a true continuous integration process.</w:t>
      </w:r>
    </w:p>
    <w:p w14:paraId="599BA510" w14:textId="77777777" w:rsidR="0017619A" w:rsidRPr="00F871DC" w:rsidRDefault="0017619A" w:rsidP="00835E34">
      <w:pPr>
        <w:pStyle w:val="BulletPACKT"/>
      </w:pPr>
      <w:r w:rsidRPr="00904AB3">
        <w:lastRenderedPageBreak/>
        <w:t xml:space="preserve">Provides </w:t>
      </w:r>
      <w:r w:rsidR="009645B0" w:rsidRPr="00904AB3">
        <w:t>continuous t</w:t>
      </w:r>
      <w:r w:rsidRPr="00904AB3">
        <w:t>esting capabilities</w:t>
      </w:r>
      <w:r w:rsidR="009645B0" w:rsidRPr="00904AB3">
        <w:t xml:space="preserve"> to our CI process with automated test runs and </w:t>
      </w:r>
      <w:r w:rsidR="00D3458D" w:rsidRPr="00C37697">
        <w:t>detailed reports with notifications.</w:t>
      </w:r>
    </w:p>
    <w:p w14:paraId="4318329A" w14:textId="77777777" w:rsidR="0017619A" w:rsidRPr="00F871DC" w:rsidRDefault="0017619A" w:rsidP="00835E34">
      <w:pPr>
        <w:pStyle w:val="BulletPACKT"/>
      </w:pPr>
      <w:r w:rsidRPr="00F871DC">
        <w:t>Testing application on different OS versions</w:t>
      </w:r>
      <w:r w:rsidR="00A76ABC" w:rsidRPr="00F871DC">
        <w:t xml:space="preserve"> is critical to the success of a mobile application</w:t>
      </w:r>
      <w:r w:rsidR="001A4010" w:rsidRPr="00F871DC">
        <w:t xml:space="preserve"> and Test Cloud serves that purpose very well.</w:t>
      </w:r>
    </w:p>
    <w:p w14:paraId="125A04FB" w14:textId="77777777" w:rsidR="0017619A" w:rsidRPr="00F871DC" w:rsidRDefault="0017619A" w:rsidP="00835E34">
      <w:pPr>
        <w:pStyle w:val="BulletPACKT"/>
      </w:pPr>
      <w:r w:rsidRPr="00F871DC">
        <w:t>Testing application on different devices</w:t>
      </w:r>
      <w:r w:rsidR="00A87BAF" w:rsidRPr="00F871DC">
        <w:t xml:space="preserve"> from its huge device list </w:t>
      </w:r>
      <w:r w:rsidR="00FB3E1C" w:rsidRPr="00F871DC">
        <w:t>available o</w:t>
      </w:r>
      <w:r w:rsidR="00A87BAF" w:rsidRPr="00F871DC">
        <w:t>n cloud</w:t>
      </w:r>
    </w:p>
    <w:p w14:paraId="227DCC27" w14:textId="77777777" w:rsidR="0017619A" w:rsidRPr="00F871DC" w:rsidRDefault="0017619A" w:rsidP="00835E34">
      <w:pPr>
        <w:pStyle w:val="BulletPACKT"/>
      </w:pPr>
      <w:r w:rsidRPr="00F871DC">
        <w:t xml:space="preserve">Analyzing </w:t>
      </w:r>
      <w:r w:rsidR="00B35256" w:rsidRPr="00F871DC">
        <w:t>performance of the application</w:t>
      </w:r>
    </w:p>
    <w:p w14:paraId="4F0DCC22" w14:textId="77777777" w:rsidR="0017619A" w:rsidRPr="00F871DC" w:rsidRDefault="00043AC5" w:rsidP="00835E34">
      <w:pPr>
        <w:pStyle w:val="BulletPACKT"/>
      </w:pPr>
      <w:r w:rsidRPr="00F871DC">
        <w:t>Analyzing memory usage</w:t>
      </w:r>
      <w:r w:rsidR="00AE1DD6" w:rsidRPr="00F871DC">
        <w:t xml:space="preserve"> on different devices with different hardware configurations</w:t>
      </w:r>
    </w:p>
    <w:p w14:paraId="5F5D17A1" w14:textId="77777777" w:rsidR="00C55989" w:rsidRPr="00F871DC" w:rsidRDefault="00C55989" w:rsidP="00835E34">
      <w:pPr>
        <w:pStyle w:val="Heading2"/>
      </w:pPr>
      <w:proofErr w:type="spellStart"/>
      <w:r w:rsidRPr="00F871DC">
        <w:t>PhoneCallApp</w:t>
      </w:r>
      <w:proofErr w:type="spellEnd"/>
    </w:p>
    <w:p w14:paraId="11606F2E" w14:textId="77777777" w:rsidR="00C55989" w:rsidRPr="00F871DC" w:rsidRDefault="000C4677" w:rsidP="00835E34">
      <w:pPr>
        <w:pStyle w:val="NormalPACKT"/>
      </w:pPr>
      <w:r w:rsidRPr="00F871DC">
        <w:t xml:space="preserve">Let’s go through some steps to see </w:t>
      </w:r>
      <w:r w:rsidR="00544238" w:rsidRPr="00F871DC">
        <w:t xml:space="preserve">how to monitor our </w:t>
      </w:r>
      <w:proofErr w:type="spellStart"/>
      <w:r w:rsidR="00544238" w:rsidRPr="00F871DC">
        <w:t>PhoneCallApp</w:t>
      </w:r>
      <w:proofErr w:type="spellEnd"/>
      <w:r w:rsidR="00544238" w:rsidRPr="00F871DC">
        <w:t>.</w:t>
      </w:r>
    </w:p>
    <w:p w14:paraId="3B95FC92" w14:textId="77777777" w:rsidR="00AE6F1D" w:rsidRPr="00835E34" w:rsidRDefault="00AE6F1D" w:rsidP="00835E34">
      <w:pPr>
        <w:pStyle w:val="NumberedBulletPACKT"/>
      </w:pPr>
      <w:r w:rsidRPr="00835E34">
        <w:t xml:space="preserve">Go to </w:t>
      </w:r>
      <w:hyperlink r:id="rId8" w:history="1">
        <w:r w:rsidRPr="00835E34">
          <w:rPr>
            <w:rStyle w:val="Hyperlink"/>
          </w:rPr>
          <w:t>https://testcloud.xamarin.com/</w:t>
        </w:r>
      </w:hyperlink>
      <w:r w:rsidRPr="00835E34">
        <w:t xml:space="preserve"> </w:t>
      </w:r>
    </w:p>
    <w:p w14:paraId="0407441C" w14:textId="77777777" w:rsidR="00AE6BBF" w:rsidRPr="00904AB3" w:rsidRDefault="00175C4D" w:rsidP="00835E34">
      <w:pPr>
        <w:pStyle w:val="NumberedBulletPACKT"/>
      </w:pPr>
      <w:r w:rsidRPr="00904AB3">
        <w:t xml:space="preserve">Click on the </w:t>
      </w:r>
      <w:proofErr w:type="spellStart"/>
      <w:r w:rsidRPr="00904AB3">
        <w:t>PhoneCallApp</w:t>
      </w:r>
      <w:proofErr w:type="spellEnd"/>
      <w:r w:rsidRPr="00904AB3">
        <w:t xml:space="preserve"> icon to get to the details of “Test Runs”.</w:t>
      </w:r>
    </w:p>
    <w:p w14:paraId="25CC9C32" w14:textId="77777777" w:rsidR="00175C4D" w:rsidRDefault="00904AB3" w:rsidP="00835E34">
      <w:pPr>
        <w:pStyle w:val="FigurePACKT"/>
      </w:pPr>
      <w:r w:rsidRPr="00835E34">
        <w:rPr>
          <w:noProof/>
        </w:rPr>
        <w:drawing>
          <wp:inline distT="0" distB="0" distL="0" distR="0" wp14:anchorId="432A9FFD" wp14:editId="554891D6">
            <wp:extent cx="3950898" cy="353596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420" cy="3537325"/>
                    </a:xfrm>
                    <a:prstGeom prst="rect">
                      <a:avLst/>
                    </a:prstGeom>
                  </pic:spPr>
                </pic:pic>
              </a:graphicData>
            </a:graphic>
          </wp:inline>
        </w:drawing>
      </w:r>
    </w:p>
    <w:p w14:paraId="35910295" w14:textId="77777777" w:rsidR="00904AB3" w:rsidRPr="00835E34" w:rsidRDefault="00904AB3" w:rsidP="00835E34">
      <w:pPr>
        <w:pStyle w:val="LayoutInformationPACKT"/>
      </w:pPr>
      <w:r w:rsidRPr="00904AB3">
        <w:t>B07738_10_01</w:t>
      </w:r>
    </w:p>
    <w:p w14:paraId="171CCE7F" w14:textId="77777777" w:rsidR="00330546" w:rsidRPr="00904AB3" w:rsidRDefault="00E66859" w:rsidP="00835E34">
      <w:pPr>
        <w:pStyle w:val="NumberedBulletPACKT"/>
      </w:pPr>
      <w:r w:rsidRPr="00904AB3">
        <w:lastRenderedPageBreak/>
        <w:t xml:space="preserve">On the next page you’ll see a list of </w:t>
      </w:r>
      <w:r w:rsidR="00340524" w:rsidRPr="00904AB3">
        <w:t>tests run for the application.</w:t>
      </w:r>
    </w:p>
    <w:p w14:paraId="472A92BC" w14:textId="77777777" w:rsidR="00D464CD" w:rsidRDefault="00904AB3" w:rsidP="00835E34">
      <w:pPr>
        <w:pStyle w:val="FigurePACKT"/>
      </w:pPr>
      <w:r>
        <w:rPr>
          <w:noProof/>
          <w:lang w:val="en-IN" w:eastAsia="en-IN"/>
        </w:rPr>
        <w:drawing>
          <wp:inline distT="0" distB="0" distL="0" distR="0" wp14:anchorId="5C0FB248" wp14:editId="61375171">
            <wp:extent cx="3666226" cy="3815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6539" cy="3815855"/>
                    </a:xfrm>
                    <a:prstGeom prst="rect">
                      <a:avLst/>
                    </a:prstGeom>
                  </pic:spPr>
                </pic:pic>
              </a:graphicData>
            </a:graphic>
          </wp:inline>
        </w:drawing>
      </w:r>
    </w:p>
    <w:p w14:paraId="474C23C4" w14:textId="77777777" w:rsidR="00904AB3" w:rsidRPr="00904AB3" w:rsidRDefault="00904AB3" w:rsidP="00835E34">
      <w:pPr>
        <w:pStyle w:val="LayoutInformationPACKT"/>
      </w:pPr>
      <w:r w:rsidRPr="00904AB3">
        <w:t>B07738_10_02</w:t>
      </w:r>
    </w:p>
    <w:p w14:paraId="4F04FE81" w14:textId="77777777" w:rsidR="00D464CD" w:rsidRPr="00904AB3" w:rsidRDefault="000539BE" w:rsidP="00835E34">
      <w:pPr>
        <w:pStyle w:val="NumberedBulletPACKT"/>
      </w:pPr>
      <w:r w:rsidRPr="00904AB3">
        <w:t>Now because we have only one test run as of now, Test Cloud does not provide us with the graphical metrices above. In other examples we see next, you’ll be able to see more detailed comparison of different test runs.</w:t>
      </w:r>
    </w:p>
    <w:p w14:paraId="0DA46EB6" w14:textId="77777777" w:rsidR="004C645E" w:rsidRDefault="004C645E" w:rsidP="00835E34">
      <w:pPr>
        <w:pStyle w:val="NumberedBulletPACKT"/>
      </w:pPr>
      <w:r w:rsidRPr="00904AB3">
        <w:t>Click on the test run</w:t>
      </w:r>
      <w:r w:rsidR="00554537" w:rsidRPr="00904AB3">
        <w:t xml:space="preserve"> from the list to see </w:t>
      </w:r>
      <w:r w:rsidR="00904AB3" w:rsidRPr="00904AB3">
        <w:t>its</w:t>
      </w:r>
      <w:r w:rsidR="00554537" w:rsidRPr="00904AB3">
        <w:t xml:space="preserve"> results.</w:t>
      </w:r>
    </w:p>
    <w:p w14:paraId="7837F968" w14:textId="77777777" w:rsidR="0065645E" w:rsidRDefault="00904AB3" w:rsidP="00835E34">
      <w:pPr>
        <w:pStyle w:val="FigurePACKT"/>
      </w:pPr>
      <w:r>
        <w:rPr>
          <w:noProof/>
          <w:lang w:val="en-IN" w:eastAsia="en-IN"/>
        </w:rPr>
        <w:lastRenderedPageBreak/>
        <w:drawing>
          <wp:inline distT="0" distB="0" distL="0" distR="0" wp14:anchorId="223C3B5D" wp14:editId="7BBE140E">
            <wp:extent cx="3631721" cy="351229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0185" cy="3510807"/>
                    </a:xfrm>
                    <a:prstGeom prst="rect">
                      <a:avLst/>
                    </a:prstGeom>
                  </pic:spPr>
                </pic:pic>
              </a:graphicData>
            </a:graphic>
          </wp:inline>
        </w:drawing>
      </w:r>
    </w:p>
    <w:p w14:paraId="1667FAF4" w14:textId="77777777" w:rsidR="00904AB3" w:rsidRPr="00904AB3" w:rsidRDefault="00904AB3" w:rsidP="00835E34">
      <w:pPr>
        <w:pStyle w:val="LayoutInformationPACKT"/>
      </w:pPr>
      <w:r w:rsidRPr="00904AB3">
        <w:t>B07738_10_03</w:t>
      </w:r>
    </w:p>
    <w:p w14:paraId="2E1312F9" w14:textId="77777777" w:rsidR="0065645E" w:rsidRPr="00904AB3" w:rsidRDefault="0065645E" w:rsidP="00835E34">
      <w:pPr>
        <w:pStyle w:val="NumberedBulletPACKT"/>
      </w:pPr>
      <w:r w:rsidRPr="00904AB3">
        <w:t>The test run listed is the one we ran earlier in previous chapters and uploaded from our machine to Xamarin Test Cloud using the command line.</w:t>
      </w:r>
    </w:p>
    <w:p w14:paraId="2CCB9401" w14:textId="77777777" w:rsidR="00B0184A" w:rsidRPr="00F871DC" w:rsidRDefault="00B0184A" w:rsidP="00835E34">
      <w:pPr>
        <w:pStyle w:val="NumberedBulletPACKT"/>
      </w:pPr>
      <w:r w:rsidRPr="00C37697">
        <w:t xml:space="preserve">To get an idea of this </w:t>
      </w:r>
      <w:r w:rsidRPr="00F871DC">
        <w:t>interface, let’s have a look at different part of Xamarin Test Cloud’s interface.</w:t>
      </w:r>
    </w:p>
    <w:p w14:paraId="18F9B106" w14:textId="77777777" w:rsidR="000E1B4D" w:rsidRDefault="000E1B4D" w:rsidP="00835E34">
      <w:pPr>
        <w:pStyle w:val="NumberedBulletPACKT"/>
      </w:pPr>
      <w:r w:rsidRPr="00F871DC">
        <w:t>Now this is an overview screen that shows a</w:t>
      </w:r>
      <w:r w:rsidR="00C813F2" w:rsidRPr="00F871DC">
        <w:t xml:space="preserve"> summary of all the tests run for</w:t>
      </w:r>
      <w:r w:rsidRPr="00F871DC">
        <w:t xml:space="preserve"> this application.</w:t>
      </w:r>
    </w:p>
    <w:p w14:paraId="3E08F1AC" w14:textId="77777777" w:rsidR="00914AF2" w:rsidRDefault="00904AB3" w:rsidP="00835E34">
      <w:pPr>
        <w:pStyle w:val="FigurePACKT"/>
      </w:pPr>
      <w:r>
        <w:rPr>
          <w:noProof/>
          <w:lang w:val="en-IN" w:eastAsia="en-IN"/>
        </w:rPr>
        <w:lastRenderedPageBreak/>
        <w:drawing>
          <wp:inline distT="0" distB="0" distL="0" distR="0" wp14:anchorId="461462E8" wp14:editId="17234802">
            <wp:extent cx="5029200" cy="449016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4490160"/>
                    </a:xfrm>
                    <a:prstGeom prst="rect">
                      <a:avLst/>
                    </a:prstGeom>
                  </pic:spPr>
                </pic:pic>
              </a:graphicData>
            </a:graphic>
          </wp:inline>
        </w:drawing>
      </w:r>
    </w:p>
    <w:p w14:paraId="782C19B0" w14:textId="77777777" w:rsidR="00904AB3" w:rsidRPr="00904AB3" w:rsidRDefault="00904AB3" w:rsidP="00835E34">
      <w:pPr>
        <w:pStyle w:val="LayoutInformationPACKT"/>
      </w:pPr>
      <w:r w:rsidRPr="00904AB3">
        <w:t>B07738_10_04</w:t>
      </w:r>
    </w:p>
    <w:p w14:paraId="4EE27CB5" w14:textId="77777777" w:rsidR="00C16DBA" w:rsidRPr="00C37697" w:rsidRDefault="003D4C25" w:rsidP="00835E34">
      <w:pPr>
        <w:pStyle w:val="NumberedBulletPACKT"/>
      </w:pPr>
      <w:r w:rsidRPr="00904AB3">
        <w:t xml:space="preserve">This screen shows </w:t>
      </w:r>
      <w:r w:rsidR="0091771C" w:rsidRPr="00904AB3">
        <w:t>summary details like, how many tests w</w:t>
      </w:r>
      <w:r w:rsidR="00C16DBA" w:rsidRPr="00904AB3">
        <w:t xml:space="preserve">ere failed from total tests run, </w:t>
      </w:r>
      <w:proofErr w:type="gramStart"/>
      <w:r w:rsidR="00C16DBA" w:rsidRPr="00904AB3">
        <w:t>How</w:t>
      </w:r>
      <w:proofErr w:type="gramEnd"/>
      <w:r w:rsidR="00C16DBA" w:rsidRPr="00904AB3">
        <w:t xml:space="preserve"> much time the app run on a </w:t>
      </w:r>
      <w:r w:rsidR="00C16DBA" w:rsidRPr="00C37697">
        <w:t>devices, how many devices these tests were run on etc.</w:t>
      </w:r>
    </w:p>
    <w:p w14:paraId="61D70AB0" w14:textId="77777777" w:rsidR="006247E4" w:rsidRPr="00F871DC" w:rsidRDefault="006247E4" w:rsidP="00835E34">
      <w:pPr>
        <w:pStyle w:val="NumberedBulletPACKT"/>
      </w:pPr>
      <w:r w:rsidRPr="00F871DC">
        <w:t>This screen is very useful to get a brief idea when you want to get a report on how your application is doing on different devices and OS versions.</w:t>
      </w:r>
    </w:p>
    <w:p w14:paraId="11C1E119" w14:textId="77777777" w:rsidR="00894E5B" w:rsidRPr="00F871DC" w:rsidRDefault="00640F6B" w:rsidP="00835E34">
      <w:pPr>
        <w:pStyle w:val="NumberedBulletPACKT"/>
      </w:pPr>
      <w:r w:rsidRPr="00F871DC">
        <w:t>Next</w:t>
      </w:r>
      <w:r w:rsidR="00894E5B" w:rsidRPr="00F871DC">
        <w:t xml:space="preserve"> thing you’ll see if at the left pane, that is the list of UI tests included in the test run.</w:t>
      </w:r>
    </w:p>
    <w:p w14:paraId="55E549C8" w14:textId="77777777" w:rsidR="005F69B2" w:rsidRDefault="00904AB3" w:rsidP="00835E34">
      <w:pPr>
        <w:pStyle w:val="FigurePACKT"/>
      </w:pPr>
      <w:r>
        <w:rPr>
          <w:noProof/>
          <w:lang w:val="en-IN" w:eastAsia="en-IN"/>
        </w:rPr>
        <w:lastRenderedPageBreak/>
        <w:drawing>
          <wp:inline distT="0" distB="0" distL="0" distR="0" wp14:anchorId="3F8E3384" wp14:editId="4D5B3109">
            <wp:extent cx="2971800" cy="466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4667250"/>
                    </a:xfrm>
                    <a:prstGeom prst="rect">
                      <a:avLst/>
                    </a:prstGeom>
                  </pic:spPr>
                </pic:pic>
              </a:graphicData>
            </a:graphic>
          </wp:inline>
        </w:drawing>
      </w:r>
    </w:p>
    <w:p w14:paraId="584C655B" w14:textId="77777777" w:rsidR="00904AB3" w:rsidRPr="00904AB3" w:rsidRDefault="00904AB3" w:rsidP="00835E34">
      <w:pPr>
        <w:pStyle w:val="LayoutInformationPACKT"/>
      </w:pPr>
      <w:r w:rsidRPr="00904AB3">
        <w:t>B07738_10_05</w:t>
      </w:r>
    </w:p>
    <w:p w14:paraId="05D93CE3" w14:textId="77777777" w:rsidR="005F69B2" w:rsidRPr="00904AB3" w:rsidRDefault="002209EF" w:rsidP="00835E34">
      <w:pPr>
        <w:pStyle w:val="NumberedBulletPACKT"/>
      </w:pPr>
      <w:r w:rsidRPr="00904AB3">
        <w:t xml:space="preserve">This screen basically has the list of all your </w:t>
      </w:r>
      <w:proofErr w:type="spellStart"/>
      <w:r w:rsidRPr="00904AB3">
        <w:t>Xamarin.UITests</w:t>
      </w:r>
      <w:proofErr w:type="spellEnd"/>
      <w:r w:rsidRPr="00904AB3">
        <w:t xml:space="preserve"> that you include in your project.</w:t>
      </w:r>
      <w:r w:rsidR="001F6284" w:rsidRPr="00904AB3">
        <w:t xml:space="preserve"> You can click on these different tests to see their re</w:t>
      </w:r>
      <w:r w:rsidR="00B27A9F" w:rsidRPr="00904AB3">
        <w:t>s</w:t>
      </w:r>
      <w:r w:rsidR="001F6284" w:rsidRPr="00904AB3">
        <w:t>pective results on the right pane of the screen.</w:t>
      </w:r>
    </w:p>
    <w:p w14:paraId="7A01885C" w14:textId="77777777" w:rsidR="00E5779E" w:rsidRPr="00904AB3" w:rsidRDefault="00F25A4C" w:rsidP="00835E34">
      <w:pPr>
        <w:pStyle w:val="NumberedBulletPACKT"/>
      </w:pPr>
      <w:r w:rsidRPr="00904AB3">
        <w:t>Let’s click on the test from the list in above screen.</w:t>
      </w:r>
    </w:p>
    <w:p w14:paraId="27D91E98" w14:textId="77777777" w:rsidR="00E5779E" w:rsidRDefault="00E15A03" w:rsidP="00835E34">
      <w:pPr>
        <w:pStyle w:val="NumberedBulletPACKT"/>
      </w:pPr>
      <w:r w:rsidRPr="00C37697">
        <w:t>This will take us to the next screen that has detailed reports of the test run.</w:t>
      </w:r>
    </w:p>
    <w:p w14:paraId="4F7779B8" w14:textId="77777777" w:rsidR="00CB7045" w:rsidRDefault="00904AB3" w:rsidP="00835E34">
      <w:pPr>
        <w:pStyle w:val="FigurePACKT"/>
      </w:pPr>
      <w:r>
        <w:rPr>
          <w:noProof/>
          <w:lang w:val="en-IN" w:eastAsia="en-IN"/>
        </w:rPr>
        <w:lastRenderedPageBreak/>
        <w:drawing>
          <wp:inline distT="0" distB="0" distL="0" distR="0" wp14:anchorId="3E74F731" wp14:editId="283BF33C">
            <wp:extent cx="5029200" cy="3753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753498"/>
                    </a:xfrm>
                    <a:prstGeom prst="rect">
                      <a:avLst/>
                    </a:prstGeom>
                  </pic:spPr>
                </pic:pic>
              </a:graphicData>
            </a:graphic>
          </wp:inline>
        </w:drawing>
      </w:r>
    </w:p>
    <w:p w14:paraId="35857324" w14:textId="77777777" w:rsidR="00904AB3" w:rsidRPr="00904AB3" w:rsidRDefault="00904AB3" w:rsidP="00835E34">
      <w:pPr>
        <w:pStyle w:val="LayoutInformationPACKT"/>
      </w:pPr>
      <w:r w:rsidRPr="00904AB3">
        <w:t>B07738_10_06</w:t>
      </w:r>
    </w:p>
    <w:p w14:paraId="5B9F0A1D" w14:textId="77777777" w:rsidR="00E35901" w:rsidRPr="00904AB3" w:rsidRDefault="00146D35" w:rsidP="00835E34">
      <w:pPr>
        <w:pStyle w:val="NumberedBulletPACKT"/>
      </w:pPr>
      <w:r w:rsidRPr="00904AB3">
        <w:t>Have a close look at the left pane on this screen.</w:t>
      </w:r>
    </w:p>
    <w:p w14:paraId="7F53D2CC" w14:textId="77777777" w:rsidR="00F146B8" w:rsidRPr="00C37697" w:rsidRDefault="00F146B8" w:rsidP="00835E34">
      <w:pPr>
        <w:pStyle w:val="NumberedBulletPACKT"/>
      </w:pPr>
      <w:r w:rsidRPr="00C37697">
        <w:t>It gives us some steps of the test run on the device.</w:t>
      </w:r>
    </w:p>
    <w:p w14:paraId="4DCADB43" w14:textId="77777777" w:rsidR="00EF4894" w:rsidRDefault="00EF4894" w:rsidP="00835E34">
      <w:pPr>
        <w:pStyle w:val="NumberedBulletPACKT"/>
      </w:pPr>
      <w:r w:rsidRPr="00F871DC">
        <w:t>These steps are nothing but what we had written previously in the code to take screen shots of every activity the test does.</w:t>
      </w:r>
    </w:p>
    <w:p w14:paraId="7A4A7C9E" w14:textId="77777777" w:rsidR="00095C12" w:rsidRDefault="00095C12" w:rsidP="00835E34">
      <w:pPr>
        <w:pStyle w:val="NumberedBulletPACKT"/>
      </w:pPr>
      <w:r w:rsidRPr="00904AB3">
        <w:t xml:space="preserve">The Steps </w:t>
      </w:r>
      <w:r w:rsidR="00CB577A" w:rsidRPr="00904AB3">
        <w:t>are</w:t>
      </w:r>
      <w:r w:rsidRPr="00904AB3">
        <w:t xml:space="preserve"> as mentioned below</w:t>
      </w:r>
      <w:r w:rsidR="001C3584" w:rsidRPr="00904AB3">
        <w:t xml:space="preserve"> (We are using the screens of the test code written in previous chapters here)</w:t>
      </w:r>
      <w:r w:rsidR="00D95267" w:rsidRPr="00C37697">
        <w:t>.</w:t>
      </w:r>
    </w:p>
    <w:p w14:paraId="169BAD17" w14:textId="77777777" w:rsidR="00095C12" w:rsidRPr="00F871DC" w:rsidRDefault="00095C12" w:rsidP="00835E34">
      <w:pPr>
        <w:pStyle w:val="NumberedBulletWithinBulletPACKT"/>
      </w:pPr>
      <w:r w:rsidRPr="00835E34">
        <w:rPr>
          <w:rStyle w:val="KeyWordPACKT"/>
        </w:rPr>
        <w:t>App Started</w:t>
      </w:r>
      <w:r w:rsidRPr="00835E34">
        <w:t>:</w:t>
      </w:r>
      <w:r w:rsidRPr="00904AB3">
        <w:t xml:space="preserve"> Take a screenshot when the app start happens, this was w</w:t>
      </w:r>
      <w:r w:rsidRPr="00C37697">
        <w:t xml:space="preserve">ritten in </w:t>
      </w:r>
      <w:r w:rsidR="00147160" w:rsidRPr="00F871DC">
        <w:t xml:space="preserve">the </w:t>
      </w:r>
      <w:proofErr w:type="spellStart"/>
      <w:proofErr w:type="gramStart"/>
      <w:r w:rsidR="00147160" w:rsidRPr="00F871DC">
        <w:t>BeforeEachTest</w:t>
      </w:r>
      <w:proofErr w:type="spellEnd"/>
      <w:r w:rsidR="00147160" w:rsidRPr="00F871DC">
        <w:t>(</w:t>
      </w:r>
      <w:proofErr w:type="gramEnd"/>
      <w:r w:rsidR="00147160" w:rsidRPr="00F871DC">
        <w:t xml:space="preserve">) method in the </w:t>
      </w:r>
      <w:proofErr w:type="spellStart"/>
      <w:r w:rsidR="00147160" w:rsidRPr="00F871DC">
        <w:t>Tests.cs</w:t>
      </w:r>
      <w:proofErr w:type="spellEnd"/>
      <w:r w:rsidR="00147160" w:rsidRPr="00F871DC">
        <w:t xml:space="preserve"> file.</w:t>
      </w:r>
    </w:p>
    <w:p w14:paraId="6D4C1036" w14:textId="77777777" w:rsidR="00C359B7" w:rsidRDefault="00904AB3" w:rsidP="00835E34">
      <w:pPr>
        <w:pStyle w:val="FigurePACKT"/>
      </w:pPr>
      <w:r>
        <w:rPr>
          <w:noProof/>
          <w:lang w:val="en-IN" w:eastAsia="en-IN"/>
        </w:rPr>
        <w:lastRenderedPageBreak/>
        <w:drawing>
          <wp:inline distT="0" distB="0" distL="0" distR="0" wp14:anchorId="1EEF15DF" wp14:editId="5526D404">
            <wp:extent cx="5029200" cy="211260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2112608"/>
                    </a:xfrm>
                    <a:prstGeom prst="rect">
                      <a:avLst/>
                    </a:prstGeom>
                  </pic:spPr>
                </pic:pic>
              </a:graphicData>
            </a:graphic>
          </wp:inline>
        </w:drawing>
      </w:r>
    </w:p>
    <w:p w14:paraId="1A16E50D" w14:textId="77777777" w:rsidR="00904AB3" w:rsidRPr="00904AB3" w:rsidRDefault="00904AB3" w:rsidP="00835E34">
      <w:pPr>
        <w:pStyle w:val="LayoutInformationPACKT"/>
      </w:pPr>
      <w:r w:rsidRPr="00904AB3">
        <w:t>B07738_10_07</w:t>
      </w:r>
    </w:p>
    <w:p w14:paraId="7B5DD9E4" w14:textId="77777777" w:rsidR="00C359B7" w:rsidRPr="00835E34" w:rsidRDefault="00483003" w:rsidP="00835E34">
      <w:pPr>
        <w:pStyle w:val="NumberedBulletWithinBulletPACKT"/>
      </w:pPr>
      <w:r w:rsidRPr="00835E34">
        <w:rPr>
          <w:rStyle w:val="KeyWordPACKT"/>
        </w:rPr>
        <w:t>Call Button Pressed</w:t>
      </w:r>
      <w:r w:rsidRPr="00835E34">
        <w:t xml:space="preserve">: </w:t>
      </w:r>
      <w:r w:rsidRPr="00904AB3">
        <w:t>This step is when the Xamarin.UITest presses the Call Button to make a call.</w:t>
      </w:r>
    </w:p>
    <w:p w14:paraId="5A7D0C8B" w14:textId="77777777" w:rsidR="007D6388" w:rsidRDefault="00904AB3" w:rsidP="00835E34">
      <w:pPr>
        <w:pStyle w:val="FigurePACKT"/>
      </w:pPr>
      <w:r>
        <w:rPr>
          <w:noProof/>
          <w:lang w:val="en-IN" w:eastAsia="en-IN"/>
        </w:rPr>
        <w:drawing>
          <wp:inline distT="0" distB="0" distL="0" distR="0" wp14:anchorId="4DA08CA5" wp14:editId="23408510">
            <wp:extent cx="5029200" cy="19116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1911687"/>
                    </a:xfrm>
                    <a:prstGeom prst="rect">
                      <a:avLst/>
                    </a:prstGeom>
                  </pic:spPr>
                </pic:pic>
              </a:graphicData>
            </a:graphic>
          </wp:inline>
        </w:drawing>
      </w:r>
    </w:p>
    <w:p w14:paraId="0A570F22" w14:textId="77777777" w:rsidR="00904AB3" w:rsidRPr="00904AB3" w:rsidRDefault="00904AB3" w:rsidP="00835E34">
      <w:pPr>
        <w:pStyle w:val="LayoutInformationPACKT"/>
      </w:pPr>
      <w:r w:rsidRPr="00904AB3">
        <w:t>B07738_10_08</w:t>
      </w:r>
    </w:p>
    <w:p w14:paraId="48EC4EA3" w14:textId="77777777" w:rsidR="007D6388" w:rsidRPr="00835E34" w:rsidRDefault="00F149CF" w:rsidP="00835E34">
      <w:pPr>
        <w:pStyle w:val="NumberedBulletWithinBulletPACKT"/>
      </w:pPr>
      <w:r w:rsidRPr="00835E34">
        <w:rPr>
          <w:rStyle w:val="KeyWordPACKT"/>
        </w:rPr>
        <w:t>Failed Step (The Assert)</w:t>
      </w:r>
      <w:r w:rsidRPr="00835E34">
        <w:t xml:space="preserve">: </w:t>
      </w:r>
      <w:r w:rsidRPr="00904AB3">
        <w:t xml:space="preserve">This is the last step and is shown to have a proof of the failed step, so you can see the outcome that we had received </w:t>
      </w:r>
      <w:r w:rsidR="00684433" w:rsidRPr="00C37697">
        <w:t>and compare with what was expected.</w:t>
      </w:r>
      <w:r w:rsidR="00924D7A" w:rsidRPr="00F871DC">
        <w:t xml:space="preserve"> This was the final assert that decides if the test passes or not based on the outcome in the </w:t>
      </w:r>
      <w:proofErr w:type="spellStart"/>
      <w:r w:rsidR="00924D7A" w:rsidRPr="00F871DC">
        <w:t>Assert.IsTrue</w:t>
      </w:r>
      <w:proofErr w:type="spellEnd"/>
      <w:r w:rsidR="00924D7A" w:rsidRPr="00F871DC">
        <w:t>() condition.</w:t>
      </w:r>
    </w:p>
    <w:p w14:paraId="2C91A167" w14:textId="77777777" w:rsidR="00DC0561" w:rsidRPr="00F871DC" w:rsidRDefault="00E2717F" w:rsidP="00835E34">
      <w:pPr>
        <w:pStyle w:val="NumberedBulletPACKT"/>
      </w:pPr>
      <w:r w:rsidRPr="00370438">
        <w:t>You can click on each of these steps on the left pane and analyze the screenshots taken to see exactly what went during the test.</w:t>
      </w:r>
      <w:r w:rsidR="005B2700" w:rsidRPr="00C37697">
        <w:t xml:space="preserve"> This is a gre</w:t>
      </w:r>
      <w:r w:rsidR="005B2700" w:rsidRPr="00F871DC">
        <w:t>at way to see exactly what went wrong when the test failed.</w:t>
      </w:r>
    </w:p>
    <w:p w14:paraId="69E9AC41" w14:textId="77777777" w:rsidR="003A6C4E" w:rsidRPr="00370438" w:rsidRDefault="001F5F8A" w:rsidP="00835E34">
      <w:pPr>
        <w:pStyle w:val="NumberedBulletPACKT"/>
      </w:pPr>
      <w:r w:rsidRPr="00F871DC">
        <w:lastRenderedPageBreak/>
        <w:t>Now, sometimes, the s</w:t>
      </w:r>
      <w:r w:rsidR="00644800" w:rsidRPr="00835E34">
        <w:t>creens</w:t>
      </w:r>
      <w:r w:rsidR="00F117FE" w:rsidRPr="00835E34">
        <w:t>hots</w:t>
      </w:r>
      <w:r w:rsidR="00644800" w:rsidRPr="00835E34">
        <w:t xml:space="preserve"> are not enough to identify the issue</w:t>
      </w:r>
      <w:r w:rsidR="001D4E02" w:rsidRPr="00835E34">
        <w:t>, for more detailed analysis, Test Clou</w:t>
      </w:r>
      <w:r w:rsidR="00E73CD6" w:rsidRPr="00835E34">
        <w:t>d also provides us with Device L</w:t>
      </w:r>
      <w:r w:rsidR="001D4E02" w:rsidRPr="00835E34">
        <w:t>ogs.</w:t>
      </w:r>
    </w:p>
    <w:p w14:paraId="44823086" w14:textId="77777777" w:rsidR="00C75C9C" w:rsidRDefault="00370438" w:rsidP="00835E34">
      <w:pPr>
        <w:pStyle w:val="FigurePACKT"/>
      </w:pPr>
      <w:r>
        <w:rPr>
          <w:noProof/>
          <w:lang w:val="en-IN" w:eastAsia="en-IN"/>
        </w:rPr>
        <w:drawing>
          <wp:inline distT="0" distB="0" distL="0" distR="0" wp14:anchorId="7D3D7899" wp14:editId="3A4871DB">
            <wp:extent cx="5029200" cy="37354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3735471"/>
                    </a:xfrm>
                    <a:prstGeom prst="rect">
                      <a:avLst/>
                    </a:prstGeom>
                  </pic:spPr>
                </pic:pic>
              </a:graphicData>
            </a:graphic>
          </wp:inline>
        </w:drawing>
      </w:r>
    </w:p>
    <w:p w14:paraId="518C68A2" w14:textId="77777777" w:rsidR="00370438" w:rsidRPr="00370438" w:rsidRDefault="00370438" w:rsidP="00835E34">
      <w:pPr>
        <w:pStyle w:val="LayoutInformationPACKT"/>
      </w:pPr>
      <w:r w:rsidRPr="00370438">
        <w:t>B07738_10_09</w:t>
      </w:r>
    </w:p>
    <w:p w14:paraId="1296F488" w14:textId="77777777" w:rsidR="00FA012C" w:rsidRPr="00835E34" w:rsidRDefault="00C75C9C" w:rsidP="00835E34">
      <w:pPr>
        <w:pStyle w:val="NumberedBulletPACKT"/>
      </w:pPr>
      <w:r w:rsidRPr="00370438">
        <w:t>Device logs are great way to see what’s going on under the hood and see a more detailed information about the application’s behavior and how the device itself behaves when the application is run on it.</w:t>
      </w:r>
    </w:p>
    <w:p w14:paraId="442FCB8A" w14:textId="77777777" w:rsidR="007175CA" w:rsidRPr="00835E34" w:rsidRDefault="007175CA" w:rsidP="00835E34">
      <w:pPr>
        <w:pStyle w:val="NumberedBulletPACKT"/>
      </w:pPr>
      <w:r w:rsidRPr="00370438">
        <w:t>This can help pin point the issues when a test fails on the device, logs are always a savior in that sort of scenarios</w:t>
      </w:r>
      <w:r w:rsidR="00E87361" w:rsidRPr="00370438">
        <w:t>.</w:t>
      </w:r>
    </w:p>
    <w:p w14:paraId="78A04791" w14:textId="77777777" w:rsidR="00280253" w:rsidRPr="00835E34" w:rsidRDefault="00BF109F" w:rsidP="00835E34">
      <w:pPr>
        <w:pStyle w:val="NumberedBulletPACKT"/>
      </w:pPr>
      <w:r w:rsidRPr="00370438">
        <w:t>Click on the device log and you can see step by step logs for each screenshot on the same screen.</w:t>
      </w:r>
    </w:p>
    <w:p w14:paraId="37E68F18" w14:textId="77777777" w:rsidR="00313E57" w:rsidRDefault="00370438" w:rsidP="00835E34">
      <w:pPr>
        <w:pStyle w:val="FigurePACKT"/>
      </w:pPr>
      <w:r>
        <w:rPr>
          <w:noProof/>
          <w:lang w:val="en-IN" w:eastAsia="en-IN"/>
        </w:rPr>
        <w:lastRenderedPageBreak/>
        <w:drawing>
          <wp:inline distT="0" distB="0" distL="0" distR="0" wp14:anchorId="0844A42C" wp14:editId="4C5AD5A5">
            <wp:extent cx="5029200" cy="521682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5216820"/>
                    </a:xfrm>
                    <a:prstGeom prst="rect">
                      <a:avLst/>
                    </a:prstGeom>
                  </pic:spPr>
                </pic:pic>
              </a:graphicData>
            </a:graphic>
          </wp:inline>
        </w:drawing>
      </w:r>
    </w:p>
    <w:p w14:paraId="230C6AA8" w14:textId="77777777" w:rsidR="00370438" w:rsidRPr="00370438" w:rsidRDefault="00370438" w:rsidP="00835E34">
      <w:pPr>
        <w:pStyle w:val="LayoutInformationPACKT"/>
      </w:pPr>
      <w:r w:rsidRPr="00370438">
        <w:t>B07738_10_10</w:t>
      </w:r>
    </w:p>
    <w:p w14:paraId="2E6467D4" w14:textId="77777777" w:rsidR="00313E57" w:rsidRPr="00835E34" w:rsidRDefault="008D78F3" w:rsidP="00835E34">
      <w:pPr>
        <w:pStyle w:val="NumberedBulletPACKT"/>
      </w:pPr>
      <w:r w:rsidRPr="00370438">
        <w:t>When a test fails, Test Cloud provides us with one more option to see the Test Failures</w:t>
      </w:r>
      <w:r w:rsidR="001163B9" w:rsidRPr="00370438">
        <w:t>.</w:t>
      </w:r>
    </w:p>
    <w:p w14:paraId="5CEFFDB7" w14:textId="77777777" w:rsidR="00996D87" w:rsidRDefault="00370438" w:rsidP="00835E34">
      <w:pPr>
        <w:pStyle w:val="FigurePACKT"/>
      </w:pPr>
      <w:r>
        <w:rPr>
          <w:noProof/>
          <w:lang w:val="en-IN" w:eastAsia="en-IN"/>
        </w:rPr>
        <w:lastRenderedPageBreak/>
        <w:drawing>
          <wp:inline distT="0" distB="0" distL="0" distR="0" wp14:anchorId="53C2F47B" wp14:editId="7929EED8">
            <wp:extent cx="5029200" cy="497000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4970004"/>
                    </a:xfrm>
                    <a:prstGeom prst="rect">
                      <a:avLst/>
                    </a:prstGeom>
                  </pic:spPr>
                </pic:pic>
              </a:graphicData>
            </a:graphic>
          </wp:inline>
        </w:drawing>
      </w:r>
    </w:p>
    <w:p w14:paraId="7DE53D2E" w14:textId="77777777" w:rsidR="00370438" w:rsidRPr="00370438" w:rsidRDefault="00370438" w:rsidP="00835E34">
      <w:pPr>
        <w:pStyle w:val="LayoutInformationPACKT"/>
      </w:pPr>
      <w:r w:rsidRPr="00370438">
        <w:t>B07738_10_11</w:t>
      </w:r>
    </w:p>
    <w:p w14:paraId="5E68F689" w14:textId="77777777" w:rsidR="00996D87" w:rsidRPr="00782B84" w:rsidRDefault="00996D87" w:rsidP="00996D87">
      <w:pPr>
        <w:pStyle w:val="ListParagraph"/>
        <w:numPr>
          <w:ilvl w:val="0"/>
          <w:numId w:val="16"/>
        </w:numPr>
        <w:rPr>
          <w:b/>
          <w:sz w:val="24"/>
        </w:rPr>
      </w:pPr>
      <w:r>
        <w:rPr>
          <w:sz w:val="24"/>
        </w:rPr>
        <w:t xml:space="preserve">It’s very useful for </w:t>
      </w:r>
      <w:r w:rsidR="0065334E">
        <w:rPr>
          <w:sz w:val="24"/>
        </w:rPr>
        <w:t xml:space="preserve">automated </w:t>
      </w:r>
      <w:r>
        <w:rPr>
          <w:sz w:val="24"/>
        </w:rPr>
        <w:t>test developers</w:t>
      </w:r>
      <w:r w:rsidR="0065334E">
        <w:rPr>
          <w:sz w:val="24"/>
        </w:rPr>
        <w:t xml:space="preserve"> to see the exception information when a test fails.</w:t>
      </w:r>
    </w:p>
    <w:p w14:paraId="7BC6C41A" w14:textId="77777777" w:rsidR="00782B84" w:rsidRPr="0075283E" w:rsidRDefault="003F3D97" w:rsidP="003F3D97">
      <w:pPr>
        <w:pStyle w:val="ListParagraph"/>
        <w:numPr>
          <w:ilvl w:val="0"/>
          <w:numId w:val="16"/>
        </w:numPr>
        <w:rPr>
          <w:b/>
          <w:sz w:val="24"/>
        </w:rPr>
      </w:pPr>
      <w:proofErr w:type="gramStart"/>
      <w:r>
        <w:rPr>
          <w:sz w:val="24"/>
        </w:rPr>
        <w:t>Last but not least</w:t>
      </w:r>
      <w:proofErr w:type="gramEnd"/>
      <w:r>
        <w:rPr>
          <w:sz w:val="24"/>
        </w:rPr>
        <w:t xml:space="preserve">, there is also a Test Log option, that can be </w:t>
      </w:r>
      <w:r w:rsidR="00370438">
        <w:rPr>
          <w:sz w:val="24"/>
        </w:rPr>
        <w:t>used to</w:t>
      </w:r>
      <w:r>
        <w:rPr>
          <w:sz w:val="24"/>
        </w:rPr>
        <w:t xml:space="preserve"> get a consolidated log of the entire test run.</w:t>
      </w:r>
    </w:p>
    <w:p w14:paraId="135E0D96" w14:textId="77777777" w:rsidR="007B6B74" w:rsidRDefault="00370438" w:rsidP="00835E34">
      <w:pPr>
        <w:pStyle w:val="FigurePACKT"/>
      </w:pPr>
      <w:r>
        <w:rPr>
          <w:noProof/>
          <w:lang w:val="en-IN" w:eastAsia="en-IN"/>
        </w:rPr>
        <w:lastRenderedPageBreak/>
        <w:drawing>
          <wp:inline distT="0" distB="0" distL="0" distR="0" wp14:anchorId="58BCBE57" wp14:editId="5BDF02C5">
            <wp:extent cx="5029200" cy="44833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4483306"/>
                    </a:xfrm>
                    <a:prstGeom prst="rect">
                      <a:avLst/>
                    </a:prstGeom>
                  </pic:spPr>
                </pic:pic>
              </a:graphicData>
            </a:graphic>
          </wp:inline>
        </w:drawing>
      </w:r>
    </w:p>
    <w:p w14:paraId="1A3BFBF3" w14:textId="77777777" w:rsidR="00370438" w:rsidRPr="00370438" w:rsidRDefault="00370438" w:rsidP="00835E34">
      <w:pPr>
        <w:pStyle w:val="LayoutInformationPACKT"/>
      </w:pPr>
      <w:r w:rsidRPr="00370438">
        <w:t>B07738_10_12</w:t>
      </w:r>
    </w:p>
    <w:p w14:paraId="0A3D658F" w14:textId="77777777" w:rsidR="007B6B74" w:rsidRPr="00370438" w:rsidRDefault="00FA4855" w:rsidP="00835E34">
      <w:pPr>
        <w:pStyle w:val="Heading2"/>
      </w:pPr>
      <w:r w:rsidRPr="00370438">
        <w:t>Xamarin Store</w:t>
      </w:r>
      <w:r w:rsidR="00D62454" w:rsidRPr="00370438">
        <w:t xml:space="preserve"> App</w:t>
      </w:r>
    </w:p>
    <w:p w14:paraId="706DCEFA" w14:textId="77777777" w:rsidR="00C551E4" w:rsidRPr="00F871DC" w:rsidRDefault="006405B7" w:rsidP="00835E34">
      <w:pPr>
        <w:pStyle w:val="NormalPACKT"/>
      </w:pPr>
      <w:r w:rsidRPr="00370438">
        <w:t>Now that we have seen different option</w:t>
      </w:r>
      <w:r w:rsidR="00821FFB" w:rsidRPr="00370438">
        <w:t xml:space="preserve">s provided by Test Cloud to monitor our application and its functionality </w:t>
      </w:r>
      <w:r w:rsidR="00C775C9" w:rsidRPr="00C37697">
        <w:t>using test runs</w:t>
      </w:r>
      <w:r w:rsidR="001C0B36" w:rsidRPr="00F871DC">
        <w:t>, let’s see how does the dashboard and tests look when we have multiple test runs on various physical devices with different OS versions.</w:t>
      </w:r>
      <w:r w:rsidR="00122F83" w:rsidRPr="00F871DC">
        <w:br/>
        <w:t>This will give us a better idea of how a comparative monitoring can be done on Test Cloud to analyze application’s behavior on different devices and compare them with one another.</w:t>
      </w:r>
    </w:p>
    <w:p w14:paraId="3FAA3738" w14:textId="77777777" w:rsidR="00C551E4" w:rsidRPr="00F871DC" w:rsidRDefault="00FA2C4B" w:rsidP="00835E34">
      <w:pPr>
        <w:pStyle w:val="NormalPACKT"/>
      </w:pPr>
      <w:r w:rsidRPr="00F871DC">
        <w:t xml:space="preserve">Xamarin Store application is a sample application provided by </w:t>
      </w:r>
      <w:r w:rsidR="00D6369A" w:rsidRPr="00F871DC">
        <w:t xml:space="preserve">Test Cloud on its platform to help understand the platform and get an idea of </w:t>
      </w:r>
      <w:r w:rsidR="005C6DDD" w:rsidRPr="00F871DC">
        <w:t>the dashboard.</w:t>
      </w:r>
      <w:r w:rsidR="006105F1" w:rsidRPr="00F871DC">
        <w:t xml:space="preserve"> Let’s go through the </w:t>
      </w:r>
      <w:r w:rsidR="006105F1" w:rsidRPr="00F871DC">
        <w:lastRenderedPageBreak/>
        <w:t>steps to understand how to monitor your application running on multiple devices and how to compare different test runs.</w:t>
      </w:r>
    </w:p>
    <w:p w14:paraId="0015367D" w14:textId="77777777" w:rsidR="00AE06E1" w:rsidRPr="00F871DC" w:rsidRDefault="00B62721" w:rsidP="00835E34">
      <w:pPr>
        <w:pStyle w:val="NumberedBulletPACKT"/>
        <w:numPr>
          <w:ilvl w:val="0"/>
          <w:numId w:val="38"/>
        </w:numPr>
      </w:pPr>
      <w:r w:rsidRPr="00F871DC">
        <w:t>Go to the Test Cloud home page just like in previous example</w:t>
      </w:r>
      <w:r w:rsidR="00CC32B5" w:rsidRPr="00F871DC">
        <w:t xml:space="preserve"> and click on the Xamarin Store icon.</w:t>
      </w:r>
    </w:p>
    <w:p w14:paraId="48D81667" w14:textId="77777777" w:rsidR="00370438" w:rsidRDefault="00370438" w:rsidP="00835E34">
      <w:pPr>
        <w:pStyle w:val="FigurePACKT"/>
      </w:pPr>
      <w:r>
        <w:rPr>
          <w:noProof/>
          <w:lang w:val="en-IN" w:eastAsia="en-IN"/>
        </w:rPr>
        <w:drawing>
          <wp:inline distT="0" distB="0" distL="0" distR="0" wp14:anchorId="157A2060" wp14:editId="0938D06E">
            <wp:extent cx="5029200" cy="4209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4209415"/>
                    </a:xfrm>
                    <a:prstGeom prst="rect">
                      <a:avLst/>
                    </a:prstGeom>
                  </pic:spPr>
                </pic:pic>
              </a:graphicData>
            </a:graphic>
          </wp:inline>
        </w:drawing>
      </w:r>
    </w:p>
    <w:p w14:paraId="24E041B7" w14:textId="77777777" w:rsidR="002317BB" w:rsidRPr="002317BB" w:rsidRDefault="00370438" w:rsidP="00835E34">
      <w:pPr>
        <w:pStyle w:val="LayoutInformationPACKT"/>
      </w:pPr>
      <w:r w:rsidRPr="00370438">
        <w:t>B07738_10_13</w:t>
      </w:r>
    </w:p>
    <w:p w14:paraId="4A45D7DB" w14:textId="77777777" w:rsidR="00D73368" w:rsidRPr="00370438" w:rsidRDefault="002F5540" w:rsidP="00835E34">
      <w:pPr>
        <w:pStyle w:val="NumberedBulletPACKT"/>
      </w:pPr>
      <w:r w:rsidRPr="00370438">
        <w:t>On the next screen, you’ll see a graphical representation of different test runs and a brief information about how many tests failed for total tests, what’s the application size and its peak memory usage information during different test runs.</w:t>
      </w:r>
    </w:p>
    <w:p w14:paraId="7476C63F" w14:textId="77777777" w:rsidR="00370438" w:rsidRPr="00370438" w:rsidRDefault="00370438" w:rsidP="00835E34">
      <w:pPr>
        <w:pStyle w:val="FigurePACKT"/>
      </w:pPr>
      <w:r>
        <w:rPr>
          <w:noProof/>
          <w:lang w:val="en-IN" w:eastAsia="en-IN"/>
        </w:rPr>
        <w:lastRenderedPageBreak/>
        <w:drawing>
          <wp:inline distT="0" distB="0" distL="0" distR="0" wp14:anchorId="63A0BF5C" wp14:editId="28DA1D7E">
            <wp:extent cx="5029200" cy="462745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4627455"/>
                    </a:xfrm>
                    <a:prstGeom prst="rect">
                      <a:avLst/>
                    </a:prstGeom>
                  </pic:spPr>
                </pic:pic>
              </a:graphicData>
            </a:graphic>
          </wp:inline>
        </w:drawing>
      </w:r>
    </w:p>
    <w:p w14:paraId="0BA048FD" w14:textId="77777777" w:rsidR="00FE59EE" w:rsidRPr="00370438" w:rsidRDefault="00370438" w:rsidP="00835E34">
      <w:pPr>
        <w:pStyle w:val="LayoutInformationPACKT"/>
      </w:pPr>
      <w:r w:rsidRPr="00370438">
        <w:t>B07738_10_14</w:t>
      </w:r>
    </w:p>
    <w:p w14:paraId="1F1CCD2E" w14:textId="77777777" w:rsidR="00F75BE3" w:rsidRPr="00370438" w:rsidRDefault="00F75BE3" w:rsidP="00835E34">
      <w:pPr>
        <w:pStyle w:val="NumberedBulletPACKT"/>
      </w:pPr>
      <w:r w:rsidRPr="00370438">
        <w:t>This gives us a nice comparative look at how our application is performing on different set of runs.</w:t>
      </w:r>
      <w:r w:rsidR="00F33C5B" w:rsidRPr="00370438">
        <w:t xml:space="preserve"> It is possible that application was performing fine during 1</w:t>
      </w:r>
      <w:r w:rsidR="00F33C5B" w:rsidRPr="00835E34">
        <w:t>st</w:t>
      </w:r>
      <w:r w:rsidR="00F33C5B" w:rsidRPr="00370438">
        <w:t xml:space="preserve"> run and then some code changes made some functionality to get failed.</w:t>
      </w:r>
      <w:r w:rsidR="00DF0F28" w:rsidRPr="00370438">
        <w:t xml:space="preserve"> So this graph is very useful to monitor a timeline of changes that </w:t>
      </w:r>
      <w:r w:rsidR="00AF6C04" w:rsidRPr="00370438">
        <w:t>affected</w:t>
      </w:r>
      <w:r w:rsidR="00DF0F28" w:rsidRPr="00370438">
        <w:t xml:space="preserve"> application functionality </w:t>
      </w:r>
    </w:p>
    <w:p w14:paraId="2EF82B30" w14:textId="77777777" w:rsidR="00A010EA" w:rsidRPr="00F871DC" w:rsidRDefault="00A010EA" w:rsidP="00835E34">
      <w:pPr>
        <w:pStyle w:val="NumberedBulletPACKT"/>
      </w:pPr>
      <w:r w:rsidRPr="00C37697">
        <w:t>You can further click on of the graph or the test run to see it</w:t>
      </w:r>
      <w:r w:rsidRPr="00F871DC">
        <w:t>’s overview.</w:t>
      </w:r>
    </w:p>
    <w:p w14:paraId="019DA33D" w14:textId="77777777" w:rsidR="00160E8C" w:rsidRDefault="00160E8C" w:rsidP="00835E34">
      <w:pPr>
        <w:pStyle w:val="NumberedBulletPACKT"/>
      </w:pPr>
      <w:r w:rsidRPr="00F871DC">
        <w:t>Now this screen gives us a great view at how running application on different devices can be monitored.</w:t>
      </w:r>
      <w:r w:rsidR="00230424" w:rsidRPr="00F871DC">
        <w:t xml:space="preserve"> It’s a very nice way to keep track of application on different devices and OS versions.</w:t>
      </w:r>
    </w:p>
    <w:p w14:paraId="178C03A0" w14:textId="77777777" w:rsidR="00CB6631" w:rsidRDefault="00370438" w:rsidP="00835E34">
      <w:pPr>
        <w:pStyle w:val="FigurePACKT"/>
      </w:pPr>
      <w:r>
        <w:rPr>
          <w:noProof/>
          <w:lang w:val="en-IN" w:eastAsia="en-IN"/>
        </w:rPr>
        <w:lastRenderedPageBreak/>
        <w:drawing>
          <wp:inline distT="0" distB="0" distL="0" distR="0" wp14:anchorId="52AA21EB" wp14:editId="63E42895">
            <wp:extent cx="5029200" cy="582035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5820356"/>
                    </a:xfrm>
                    <a:prstGeom prst="rect">
                      <a:avLst/>
                    </a:prstGeom>
                  </pic:spPr>
                </pic:pic>
              </a:graphicData>
            </a:graphic>
          </wp:inline>
        </w:drawing>
      </w:r>
    </w:p>
    <w:p w14:paraId="7173C7E5" w14:textId="77777777" w:rsidR="00370438" w:rsidRPr="00835E34" w:rsidRDefault="00370438" w:rsidP="00835E34">
      <w:pPr>
        <w:pStyle w:val="LayoutInformationPACKT"/>
      </w:pPr>
      <w:r w:rsidRPr="00370438">
        <w:t>B07738_10_15</w:t>
      </w:r>
    </w:p>
    <w:p w14:paraId="01C89F6F" w14:textId="77777777" w:rsidR="00290529" w:rsidRPr="00370438" w:rsidRDefault="00EA5E3E" w:rsidP="00835E34">
      <w:pPr>
        <w:pStyle w:val="NumberedBulletPACKT"/>
      </w:pPr>
      <w:r w:rsidRPr="00370438">
        <w:t>Let’s click on of the steps to see the results of the step on multiple devices.</w:t>
      </w:r>
    </w:p>
    <w:p w14:paraId="08990B2B" w14:textId="77777777" w:rsidR="009137D7" w:rsidRDefault="00370438" w:rsidP="00835E34">
      <w:pPr>
        <w:pStyle w:val="FigurePACKT"/>
      </w:pPr>
      <w:r>
        <w:rPr>
          <w:noProof/>
          <w:lang w:val="en-IN" w:eastAsia="en-IN"/>
        </w:rPr>
        <w:lastRenderedPageBreak/>
        <w:drawing>
          <wp:inline distT="0" distB="0" distL="0" distR="0" wp14:anchorId="42F5D1C4" wp14:editId="6B7D2CC9">
            <wp:extent cx="5029200" cy="40666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4066671"/>
                    </a:xfrm>
                    <a:prstGeom prst="rect">
                      <a:avLst/>
                    </a:prstGeom>
                  </pic:spPr>
                </pic:pic>
              </a:graphicData>
            </a:graphic>
          </wp:inline>
        </w:drawing>
      </w:r>
    </w:p>
    <w:p w14:paraId="724E19AE" w14:textId="77777777" w:rsidR="00370438" w:rsidRPr="00370438" w:rsidRDefault="00370438" w:rsidP="00835E34">
      <w:pPr>
        <w:pStyle w:val="LayoutInformationPACKT"/>
      </w:pPr>
      <w:r w:rsidRPr="00370438">
        <w:t>B07738_10_16</w:t>
      </w:r>
    </w:p>
    <w:p w14:paraId="393C2DB9" w14:textId="77777777" w:rsidR="000225A7" w:rsidRPr="00F871DC" w:rsidRDefault="00E94B90" w:rsidP="00835E34">
      <w:pPr>
        <w:pStyle w:val="NumberedBulletPACKT"/>
      </w:pPr>
      <w:r w:rsidRPr="00370438">
        <w:t>The red icon shows failed tests.</w:t>
      </w:r>
      <w:r w:rsidR="002B3B96" w:rsidRPr="00370438">
        <w:t xml:space="preserve"> This </w:t>
      </w:r>
      <w:r w:rsidR="00ED4BE6" w:rsidRPr="00370438">
        <w:t>page</w:t>
      </w:r>
      <w:r w:rsidR="002B3B96" w:rsidRPr="00370438">
        <w:t xml:space="preserve"> shows all the list of devices you chose to </w:t>
      </w:r>
      <w:r w:rsidR="005964E3" w:rsidRPr="00C37697">
        <w:t>run the test on, it show</w:t>
      </w:r>
      <w:r w:rsidR="008264FA" w:rsidRPr="00F871DC">
        <w:t>s</w:t>
      </w:r>
      <w:r w:rsidR="005964E3" w:rsidRPr="00F871DC">
        <w:t xml:space="preserve"> all the devices the test was passed and show red flag on failed devices.</w:t>
      </w:r>
    </w:p>
    <w:p w14:paraId="54B2F722" w14:textId="5FF68A8E" w:rsidR="00ED4BE6" w:rsidRDefault="00ED4BE6" w:rsidP="00835E34">
      <w:pPr>
        <w:pStyle w:val="NumberedBulletPACKT"/>
        <w:rPr>
          <w:ins w:id="218" w:author="Rohin Tak" w:date="2017-11-11T20:18:00Z"/>
        </w:rPr>
      </w:pPr>
      <w:r w:rsidRPr="00F871DC">
        <w:t xml:space="preserve">You can further click on </w:t>
      </w:r>
      <w:r w:rsidR="004C4859" w:rsidRPr="00F871DC">
        <w:t>each device to get device specific screens and logs.</w:t>
      </w:r>
    </w:p>
    <w:p w14:paraId="102E4779" w14:textId="77777777" w:rsidR="00194C36" w:rsidRDefault="00194C36" w:rsidP="00194C36">
      <w:pPr>
        <w:pStyle w:val="NumberedBulletPACKT"/>
        <w:numPr>
          <w:ilvl w:val="0"/>
          <w:numId w:val="0"/>
        </w:numPr>
        <w:ind w:left="720"/>
        <w:pPrChange w:id="219" w:author="Rohin Tak" w:date="2017-11-11T20:18:00Z">
          <w:pPr>
            <w:pStyle w:val="NumberedBulletPACKT"/>
          </w:pPr>
        </w:pPrChange>
      </w:pPr>
    </w:p>
    <w:p w14:paraId="70BFC6E3" w14:textId="77777777" w:rsidR="00A94B7A" w:rsidRPr="00835E34" w:rsidRDefault="00912A95" w:rsidP="00835E34">
      <w:pPr>
        <w:pStyle w:val="Heading1"/>
      </w:pPr>
      <w:r w:rsidRPr="00835E34">
        <w:t>Using Android Monitor tool for Monitoring</w:t>
      </w:r>
    </w:p>
    <w:p w14:paraId="083DF61E" w14:textId="3F51805D" w:rsidR="00E65741" w:rsidRPr="00C37697" w:rsidDel="00B77861" w:rsidRDefault="00E65741" w:rsidP="00835E34">
      <w:pPr>
        <w:pStyle w:val="NormalPACKT"/>
        <w:rPr>
          <w:del w:id="220" w:author="Rohin Tak" w:date="2017-11-11T20:15:00Z"/>
        </w:rPr>
      </w:pPr>
      <w:commentRangeStart w:id="221"/>
      <w:del w:id="222" w:author="Rohin Tak" w:date="2017-11-11T20:15:00Z">
        <w:r w:rsidRPr="00B17E78" w:rsidDel="00B77861">
          <w:delText>Application performances are important. When application doesn't perform fast enough or crashes often, users are unhappy and application is doomed to fail. This is especially true in mobile world, where everything</w:delText>
        </w:r>
        <w:r w:rsidRPr="00C37697" w:rsidDel="00B77861">
          <w:delText xml:space="preserve"> should be fast and responsive.</w:delText>
        </w:r>
      </w:del>
    </w:p>
    <w:p w14:paraId="4C1795EB" w14:textId="0081CD54" w:rsidR="00DE0DA5" w:rsidRPr="00F871DC" w:rsidDel="00B77861" w:rsidRDefault="00E65741" w:rsidP="00835E34">
      <w:pPr>
        <w:pStyle w:val="NormalPACKT"/>
        <w:rPr>
          <w:del w:id="223" w:author="Rohin Tak" w:date="2017-11-11T20:15:00Z"/>
        </w:rPr>
      </w:pPr>
      <w:del w:id="224" w:author="Rohin Tak" w:date="2017-11-11T20:15:00Z">
        <w:r w:rsidRPr="00F871DC" w:rsidDel="00B77861">
          <w:delText xml:space="preserve">If you are developing cross-platform application using Xamarin and you run into performance issues, you may be in a bigger trouble than initially expected. The reason is </w:delText>
        </w:r>
        <w:r w:rsidRPr="00F871DC" w:rsidDel="00B77861">
          <w:lastRenderedPageBreak/>
          <w:delText>multiple levels of abstractions, different memory heaps on different levels, unmanaged code and memory</w:delText>
        </w:r>
        <w:r w:rsidR="00F871DC" w:rsidDel="00B77861">
          <w:delText>.</w:delText>
        </w:r>
        <w:r w:rsidRPr="00F871DC" w:rsidDel="00B77861">
          <w:delText xml:space="preserve"> You need a good profiler.</w:delText>
        </w:r>
      </w:del>
    </w:p>
    <w:p w14:paraId="454F9194" w14:textId="11B65946" w:rsidR="00884094" w:rsidRDefault="00B456E6" w:rsidP="00835E34">
      <w:pPr>
        <w:pStyle w:val="NormalPACKT"/>
        <w:rPr>
          <w:ins w:id="225" w:author="Rohin Tak" w:date="2017-11-11T20:18:00Z"/>
        </w:rPr>
      </w:pPr>
      <w:del w:id="226" w:author="Rohin Tak" w:date="2017-11-11T20:15:00Z">
        <w:r w:rsidRPr="00F871DC" w:rsidDel="00B77861">
          <w:delText>When it comes to Android, you should try using great tool called Android Device Monitor. Although it represents Android level information and you can't see Xamarin specific objects, analyzing trace or memory dump can still be very helpful.</w:delText>
        </w:r>
        <w:commentRangeEnd w:id="221"/>
        <w:r w:rsidR="00F871DC" w:rsidDel="00B77861">
          <w:rPr>
            <w:rStyle w:val="CommentReference"/>
            <w:rFonts w:ascii="Arial" w:hAnsi="Arial" w:cs="Arial"/>
            <w:bCs/>
          </w:rPr>
          <w:commentReference w:id="221"/>
        </w:r>
      </w:del>
      <w:ins w:id="227" w:author="Rohin Tak" w:date="2017-11-11T20:13:00Z">
        <w:r w:rsidR="00884094">
          <w:t xml:space="preserve">Android app’s performance is equally important for a great user experience and a </w:t>
        </w:r>
      </w:ins>
      <w:ins w:id="228" w:author="Rohin Tak" w:date="2017-11-11T20:15:00Z">
        <w:r w:rsidR="004F2C16">
          <w:t>fast-responsive</w:t>
        </w:r>
      </w:ins>
      <w:ins w:id="229" w:author="Rohin Tak" w:date="2017-11-11T20:13:00Z">
        <w:r w:rsidR="00884094">
          <w:t xml:space="preserve"> application.</w:t>
        </w:r>
        <w:r w:rsidR="004F2C16">
          <w:t xml:space="preserve"> </w:t>
        </w:r>
      </w:ins>
      <w:ins w:id="230" w:author="Rohin Tak" w:date="2017-11-11T20:14:00Z">
        <w:r w:rsidR="004F2C16">
          <w:t>Android Device Monitor is a great tool to identify performance issue and build reports upon them for profiling</w:t>
        </w:r>
      </w:ins>
      <w:ins w:id="231" w:author="Rohin Tak" w:date="2017-11-11T20:17:00Z">
        <w:r w:rsidR="006E669A">
          <w:t xml:space="preserve"> and ensure </w:t>
        </w:r>
      </w:ins>
      <w:ins w:id="232" w:author="Rohin Tak" w:date="2017-11-11T20:18:00Z">
        <w:r w:rsidR="003474AE">
          <w:t>good application performance when it comes to Android apps</w:t>
        </w:r>
      </w:ins>
      <w:ins w:id="233" w:author="Rohin Tak" w:date="2017-11-11T20:15:00Z">
        <w:r w:rsidR="00A359C7">
          <w:t>.</w:t>
        </w:r>
      </w:ins>
    </w:p>
    <w:p w14:paraId="119BED8D" w14:textId="77777777" w:rsidR="00F157AB" w:rsidRPr="00F871DC" w:rsidRDefault="00F157AB" w:rsidP="00835E34">
      <w:pPr>
        <w:pStyle w:val="NormalPACKT"/>
      </w:pPr>
    </w:p>
    <w:p w14:paraId="71E66428" w14:textId="77777777" w:rsidR="005E11FB" w:rsidRPr="00F871DC" w:rsidRDefault="002408E0" w:rsidP="00835E34">
      <w:pPr>
        <w:pStyle w:val="NumberedBulletPACKT"/>
        <w:numPr>
          <w:ilvl w:val="0"/>
          <w:numId w:val="39"/>
        </w:numPr>
      </w:pPr>
      <w:r w:rsidRPr="00F871DC">
        <w:t xml:space="preserve">Go to </w:t>
      </w:r>
      <w:r w:rsidR="003942CD" w:rsidRPr="00F871DC">
        <w:t>visual studio, and from the toolbar, run Android Device Monitor.</w:t>
      </w:r>
    </w:p>
    <w:p w14:paraId="2E9D3C7B" w14:textId="77777777" w:rsidR="00B17E78" w:rsidRPr="00B17E78" w:rsidRDefault="00B17E78" w:rsidP="00835E34">
      <w:pPr>
        <w:pStyle w:val="FigurePACKT"/>
      </w:pPr>
      <w:r>
        <w:rPr>
          <w:noProof/>
          <w:lang w:val="en-IN" w:eastAsia="en-IN"/>
        </w:rPr>
        <w:drawing>
          <wp:inline distT="0" distB="0" distL="0" distR="0" wp14:anchorId="3C2BFA07" wp14:editId="7E23C4AB">
            <wp:extent cx="5029200" cy="367026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670266"/>
                    </a:xfrm>
                    <a:prstGeom prst="rect">
                      <a:avLst/>
                    </a:prstGeom>
                  </pic:spPr>
                </pic:pic>
              </a:graphicData>
            </a:graphic>
          </wp:inline>
        </w:drawing>
      </w:r>
    </w:p>
    <w:p w14:paraId="61260E87" w14:textId="77777777" w:rsidR="00F4036E" w:rsidRPr="00B17E78" w:rsidRDefault="00B17E78" w:rsidP="00835E34">
      <w:pPr>
        <w:pStyle w:val="LayoutInformationPACKT"/>
      </w:pPr>
      <w:r w:rsidRPr="00B17E78">
        <w:t>B07738_10_17</w:t>
      </w:r>
    </w:p>
    <w:p w14:paraId="0C0834B3" w14:textId="77777777" w:rsidR="00981143" w:rsidRPr="00B17E78" w:rsidRDefault="009053CF" w:rsidP="00835E34">
      <w:pPr>
        <w:pStyle w:val="NumberedBulletPACKT"/>
      </w:pPr>
      <w:r w:rsidRPr="00B17E78">
        <w:t>A new application Android Device Manager should open</w:t>
      </w:r>
    </w:p>
    <w:p w14:paraId="31DA80D5" w14:textId="77777777" w:rsidR="00483003" w:rsidRDefault="00B17E78" w:rsidP="00835E34">
      <w:pPr>
        <w:pStyle w:val="FigurePACKT"/>
      </w:pPr>
      <w:r>
        <w:rPr>
          <w:noProof/>
          <w:lang w:val="en-IN" w:eastAsia="en-IN"/>
        </w:rPr>
        <w:lastRenderedPageBreak/>
        <w:drawing>
          <wp:inline distT="0" distB="0" distL="0" distR="0" wp14:anchorId="3D3CC411" wp14:editId="5F3A8209">
            <wp:extent cx="5029200" cy="47522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4752293"/>
                    </a:xfrm>
                    <a:prstGeom prst="rect">
                      <a:avLst/>
                    </a:prstGeom>
                  </pic:spPr>
                </pic:pic>
              </a:graphicData>
            </a:graphic>
          </wp:inline>
        </w:drawing>
      </w:r>
    </w:p>
    <w:p w14:paraId="268D41FF" w14:textId="77777777" w:rsidR="00B17E78" w:rsidRPr="00B17E78" w:rsidRDefault="00B17E78" w:rsidP="00835E34">
      <w:pPr>
        <w:pStyle w:val="LayoutInformationPACKT"/>
      </w:pPr>
      <w:r w:rsidRPr="00B17E78">
        <w:t>B07738_10_18</w:t>
      </w:r>
    </w:p>
    <w:p w14:paraId="1429AC94" w14:textId="77777777" w:rsidR="007F1374" w:rsidRPr="00B17E78" w:rsidRDefault="0018502A" w:rsidP="00835E34">
      <w:pPr>
        <w:pStyle w:val="NumberedBulletPACKT"/>
      </w:pPr>
      <w:r w:rsidRPr="00B17E78">
        <w:t xml:space="preserve">Go back to Visual Studio and run </w:t>
      </w:r>
      <w:proofErr w:type="spellStart"/>
      <w:r w:rsidRPr="00B17E78">
        <w:t>PhoneCallApp</w:t>
      </w:r>
      <w:proofErr w:type="spellEnd"/>
      <w:r w:rsidRPr="00B17E78">
        <w:t xml:space="preserve"> to get the device listed in Android Device Monitor.</w:t>
      </w:r>
    </w:p>
    <w:p w14:paraId="1DCE748C" w14:textId="77777777" w:rsidR="00E53E3D" w:rsidRPr="00C37697" w:rsidRDefault="007A67DA" w:rsidP="00835E34">
      <w:pPr>
        <w:pStyle w:val="NumberedBulletPACKT"/>
      </w:pPr>
      <w:r w:rsidRPr="00B17E78">
        <w:t>You can run application on an emulator or a physical device connected to the computer.</w:t>
      </w:r>
    </w:p>
    <w:p w14:paraId="1459DCFA" w14:textId="77777777" w:rsidR="00025F66" w:rsidRPr="00F871DC" w:rsidRDefault="00025F66" w:rsidP="00835E34">
      <w:pPr>
        <w:pStyle w:val="NumberedBulletPACKT"/>
      </w:pPr>
      <w:r w:rsidRPr="00F871DC">
        <w:t xml:space="preserve">Once the application is started, </w:t>
      </w:r>
      <w:r w:rsidR="00F841C3" w:rsidRPr="00F871DC">
        <w:t>come back to android device monitor and you should be able to see the device running in the left pane.</w:t>
      </w:r>
    </w:p>
    <w:p w14:paraId="567F2C8C" w14:textId="77777777" w:rsidR="00543864" w:rsidRDefault="00543864" w:rsidP="00835E34">
      <w:pPr>
        <w:pStyle w:val="NumberedBulletPACKT"/>
      </w:pPr>
      <w:r w:rsidRPr="00F871DC">
        <w:t>Under the device name, you should be able to see all the processes running on the device.</w:t>
      </w:r>
    </w:p>
    <w:p w14:paraId="67DCECDF" w14:textId="77777777" w:rsidR="00E03F6D" w:rsidRPr="00B17E78" w:rsidRDefault="00E03F6D" w:rsidP="00835E34">
      <w:pPr>
        <w:pStyle w:val="NumberedBulletPACKT"/>
      </w:pPr>
      <w:r w:rsidRPr="00B17E78">
        <w:t>In tha</w:t>
      </w:r>
      <w:r w:rsidR="00C67B81" w:rsidRPr="00B17E78">
        <w:t>t list, select your application and you should be able to see related info</w:t>
      </w:r>
    </w:p>
    <w:p w14:paraId="21780413" w14:textId="77777777" w:rsidR="00504F5C" w:rsidRDefault="00B17E78" w:rsidP="00835E34">
      <w:pPr>
        <w:pStyle w:val="FigurePACKT"/>
      </w:pPr>
      <w:r>
        <w:rPr>
          <w:noProof/>
          <w:lang w:val="en-IN" w:eastAsia="en-IN"/>
        </w:rPr>
        <w:lastRenderedPageBreak/>
        <w:drawing>
          <wp:inline distT="0" distB="0" distL="0" distR="0" wp14:anchorId="629B8682" wp14:editId="03841102">
            <wp:extent cx="5029200" cy="484970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4849708"/>
                    </a:xfrm>
                    <a:prstGeom prst="rect">
                      <a:avLst/>
                    </a:prstGeom>
                  </pic:spPr>
                </pic:pic>
              </a:graphicData>
            </a:graphic>
          </wp:inline>
        </w:drawing>
      </w:r>
    </w:p>
    <w:p w14:paraId="1441174F" w14:textId="77777777" w:rsidR="00B17E78" w:rsidRPr="00B17E78" w:rsidRDefault="00B17E78" w:rsidP="00835E34">
      <w:pPr>
        <w:pStyle w:val="LayoutInformationPACKT"/>
      </w:pPr>
      <w:r w:rsidRPr="00B17E78">
        <w:t>B07738_10_19</w:t>
      </w:r>
    </w:p>
    <w:p w14:paraId="2027F357" w14:textId="77777777" w:rsidR="00504F5C" w:rsidRPr="00F871DC" w:rsidRDefault="00504F5C" w:rsidP="00835E34">
      <w:pPr>
        <w:pStyle w:val="NumberedBulletPACKT"/>
      </w:pPr>
      <w:r w:rsidRPr="00E31365">
        <w:t>To monitor different threads running in your application, click on the update threads button on the left side pane’s toolbar.</w:t>
      </w:r>
      <w:r w:rsidR="00EE6AC3" w:rsidRPr="00E31365">
        <w:t xml:space="preserve"> And then you should be able to see different threads running by your application on the </w:t>
      </w:r>
      <w:r w:rsidR="00E90C21" w:rsidRPr="00C37697">
        <w:t>right-hand</w:t>
      </w:r>
      <w:r w:rsidR="00EE6AC3" w:rsidRPr="00F871DC">
        <w:t xml:space="preserve"> side.</w:t>
      </w:r>
    </w:p>
    <w:p w14:paraId="37AF0894" w14:textId="77777777" w:rsidR="00EC5D50" w:rsidRDefault="00E31365" w:rsidP="00835E34">
      <w:pPr>
        <w:pStyle w:val="FigurePACKT"/>
      </w:pPr>
      <w:r>
        <w:rPr>
          <w:noProof/>
          <w:lang w:val="en-IN" w:eastAsia="en-IN"/>
        </w:rPr>
        <w:lastRenderedPageBreak/>
        <w:drawing>
          <wp:inline distT="0" distB="0" distL="0" distR="0" wp14:anchorId="7C8D1CCA" wp14:editId="4C9671E2">
            <wp:extent cx="5029200" cy="504254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5042545"/>
                    </a:xfrm>
                    <a:prstGeom prst="rect">
                      <a:avLst/>
                    </a:prstGeom>
                  </pic:spPr>
                </pic:pic>
              </a:graphicData>
            </a:graphic>
          </wp:inline>
        </w:drawing>
      </w:r>
    </w:p>
    <w:p w14:paraId="50E8E38A" w14:textId="77777777" w:rsidR="00E31365" w:rsidRPr="00E31365" w:rsidRDefault="00E31365" w:rsidP="00835E34">
      <w:pPr>
        <w:pStyle w:val="LayoutInformationPACKT"/>
      </w:pPr>
      <w:r w:rsidRPr="00E31365">
        <w:t>B07738_10_20</w:t>
      </w:r>
    </w:p>
    <w:p w14:paraId="116E13CE" w14:textId="77777777" w:rsidR="00EC5D50" w:rsidRPr="00F871DC" w:rsidRDefault="00441868" w:rsidP="00835E34">
      <w:pPr>
        <w:pStyle w:val="NumberedBulletPACKT"/>
      </w:pPr>
      <w:r w:rsidRPr="00E31365">
        <w:t>Being able to monitor threa</w:t>
      </w:r>
      <w:r w:rsidR="00CF0177" w:rsidRPr="00E31365">
        <w:t>ds run by your application can be very helpful in finding any unwanted background threads run by your application that might be causing extra battery usage or slowing down your application.</w:t>
      </w:r>
      <w:r w:rsidR="0086582D" w:rsidRPr="00C37697">
        <w:t xml:space="preserve"> </w:t>
      </w:r>
    </w:p>
    <w:p w14:paraId="46FA842D" w14:textId="77777777" w:rsidR="0086582D" w:rsidRDefault="0086582D" w:rsidP="00835E34">
      <w:pPr>
        <w:pStyle w:val="NumberedBulletPACKT"/>
      </w:pPr>
      <w:r w:rsidRPr="00F871DC">
        <w:t>Sometimes thread might get deadlocked and it is very difficult to identify issues in such scenarios.</w:t>
      </w:r>
      <w:r w:rsidR="00787108" w:rsidRPr="00F871DC">
        <w:t xml:space="preserve"> This feature of ADM helps in a big way.</w:t>
      </w:r>
    </w:p>
    <w:p w14:paraId="13AD90FC" w14:textId="77777777" w:rsidR="00C24C90" w:rsidRPr="00F871DC" w:rsidRDefault="00C24C90" w:rsidP="00835E34">
      <w:pPr>
        <w:pStyle w:val="NumberedBulletPACKT"/>
      </w:pPr>
      <w:r w:rsidRPr="00E31365">
        <w:t>Similarly, monitoring memory usage of your application is a gr</w:t>
      </w:r>
      <w:r w:rsidR="00EF7DD3" w:rsidRPr="00E31365">
        <w:t>eat tool to optimize your app</w:t>
      </w:r>
      <w:r w:rsidRPr="00C37697">
        <w:t xml:space="preserve"> </w:t>
      </w:r>
      <w:r w:rsidR="0019344B" w:rsidRPr="00F871DC">
        <w:t>and support low memory devices, and sometimes improving the performance by reducing memory consumption</w:t>
      </w:r>
      <w:r w:rsidR="00C03F3E" w:rsidRPr="00F871DC">
        <w:t>.</w:t>
      </w:r>
    </w:p>
    <w:p w14:paraId="049FD6D6" w14:textId="77777777" w:rsidR="00DB2911" w:rsidRDefault="00DB2911" w:rsidP="00835E34">
      <w:pPr>
        <w:pStyle w:val="NumberedBulletPACKT"/>
      </w:pPr>
      <w:r w:rsidRPr="00F871DC">
        <w:lastRenderedPageBreak/>
        <w:t>Click on cause GC (garbage collection) from the toolbar in the left pane and then select Heap on the right side to see the Heap memory allocation details.</w:t>
      </w:r>
    </w:p>
    <w:p w14:paraId="03018791" w14:textId="77777777" w:rsidR="00204860" w:rsidRDefault="00E31365" w:rsidP="00835E34">
      <w:pPr>
        <w:pStyle w:val="FigurePACKT"/>
      </w:pPr>
      <w:r>
        <w:rPr>
          <w:noProof/>
          <w:lang w:val="en-IN" w:eastAsia="en-IN"/>
        </w:rPr>
        <w:drawing>
          <wp:inline distT="0" distB="0" distL="0" distR="0" wp14:anchorId="429BD8B9" wp14:editId="6FD60114">
            <wp:extent cx="5029200" cy="4084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084599"/>
                    </a:xfrm>
                    <a:prstGeom prst="rect">
                      <a:avLst/>
                    </a:prstGeom>
                  </pic:spPr>
                </pic:pic>
              </a:graphicData>
            </a:graphic>
          </wp:inline>
        </w:drawing>
      </w:r>
    </w:p>
    <w:p w14:paraId="6CBA8583" w14:textId="77777777" w:rsidR="00E31365" w:rsidRPr="00E31365" w:rsidRDefault="00E31365" w:rsidP="00835E34">
      <w:pPr>
        <w:pStyle w:val="LayoutInformationPACKT"/>
      </w:pPr>
      <w:r w:rsidRPr="00E31365">
        <w:t>B07738_10_21</w:t>
      </w:r>
    </w:p>
    <w:p w14:paraId="4AA0E981" w14:textId="77777777" w:rsidR="00204860" w:rsidRPr="00F871DC" w:rsidRDefault="00204860" w:rsidP="00835E34">
      <w:pPr>
        <w:pStyle w:val="NumberedBulletPACKT"/>
      </w:pPr>
      <w:r w:rsidRPr="00C15312">
        <w:t xml:space="preserve">You can get more detailed Allocation monitoring in the Allocation tracker tab, click on start </w:t>
      </w:r>
      <w:r w:rsidR="00DF7B7D" w:rsidRPr="00C37697">
        <w:t>tracking</w:t>
      </w:r>
      <w:r w:rsidRPr="00F871DC">
        <w:t xml:space="preserve"> and then get allocation button to get </w:t>
      </w:r>
      <w:r w:rsidR="006C5DE5" w:rsidRPr="00F871DC">
        <w:t>allocation details.</w:t>
      </w:r>
    </w:p>
    <w:p w14:paraId="1A2ACE76" w14:textId="77777777" w:rsidR="00F66C83" w:rsidRDefault="00C15312" w:rsidP="00835E34">
      <w:pPr>
        <w:pStyle w:val="FigurePACKT"/>
      </w:pPr>
      <w:r>
        <w:rPr>
          <w:noProof/>
          <w:lang w:val="en-IN" w:eastAsia="en-IN"/>
        </w:rPr>
        <w:lastRenderedPageBreak/>
        <w:drawing>
          <wp:inline distT="0" distB="0" distL="0" distR="0" wp14:anchorId="7FF44E3A" wp14:editId="5A6A11E9">
            <wp:extent cx="5029200" cy="49160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4916080"/>
                    </a:xfrm>
                    <a:prstGeom prst="rect">
                      <a:avLst/>
                    </a:prstGeom>
                  </pic:spPr>
                </pic:pic>
              </a:graphicData>
            </a:graphic>
          </wp:inline>
        </w:drawing>
      </w:r>
    </w:p>
    <w:p w14:paraId="773F3B1D" w14:textId="77777777" w:rsidR="00C15312" w:rsidRPr="00C15312" w:rsidRDefault="00C15312" w:rsidP="00835E34">
      <w:pPr>
        <w:pStyle w:val="LayoutInformationPACKT"/>
      </w:pPr>
      <w:r w:rsidRPr="00C15312">
        <w:t>B07738_10_22</w:t>
      </w:r>
    </w:p>
    <w:p w14:paraId="4FCBB4DB" w14:textId="77777777" w:rsidR="00D76F03" w:rsidRPr="00C15312" w:rsidRDefault="00D17407" w:rsidP="00835E34">
      <w:pPr>
        <w:pStyle w:val="NumberedBulletPACKT"/>
      </w:pPr>
      <w:r w:rsidRPr="00C15312">
        <w:t xml:space="preserve">There are </w:t>
      </w:r>
      <w:r w:rsidR="00455B0E" w:rsidRPr="00C15312">
        <w:t>also</w:t>
      </w:r>
      <w:r w:rsidRPr="00C15312">
        <w:t xml:space="preserve"> options to monitor network related usage.</w:t>
      </w:r>
    </w:p>
    <w:p w14:paraId="54E60FFF" w14:textId="77777777" w:rsidR="00C15312" w:rsidRDefault="00F475E4" w:rsidP="00835E34">
      <w:pPr>
        <w:pStyle w:val="NumberedBulletPACKT"/>
      </w:pPr>
      <w:r w:rsidRPr="00C15312">
        <w:t>A very important feature of Android Device Monitor is profiling,</w:t>
      </w:r>
      <w:r w:rsidR="00DF3A5F" w:rsidRPr="00C15312">
        <w:t xml:space="preserve"> which helps in profiling time taken and other details based on methods in your application code.</w:t>
      </w:r>
      <w:r w:rsidR="00906E62" w:rsidRPr="00C37697">
        <w:t xml:space="preserve"> It is great tool to identify method level performance and latency.</w:t>
      </w:r>
    </w:p>
    <w:p w14:paraId="19008CB2" w14:textId="77777777" w:rsidR="00E87F0E" w:rsidRDefault="00623170" w:rsidP="00835E34">
      <w:pPr>
        <w:pStyle w:val="NumberedBulletPACKT"/>
        <w:numPr>
          <w:ilvl w:val="0"/>
          <w:numId w:val="0"/>
        </w:numPr>
        <w:ind w:left="720"/>
      </w:pPr>
      <w:r w:rsidRPr="00C15312">
        <w:t>T</w:t>
      </w:r>
      <w:r w:rsidR="00263969" w:rsidRPr="00C15312">
        <w:t xml:space="preserve">o do so, click on the </w:t>
      </w:r>
      <w:r w:rsidR="00595082" w:rsidRPr="00C15312">
        <w:t xml:space="preserve">start method </w:t>
      </w:r>
      <w:r w:rsidR="00263969" w:rsidRPr="00C15312">
        <w:t>profiling button on the tool bar in the left pane.</w:t>
      </w:r>
    </w:p>
    <w:p w14:paraId="45224116" w14:textId="77777777" w:rsidR="00F02C81" w:rsidRDefault="00C15312" w:rsidP="00835E34">
      <w:pPr>
        <w:pStyle w:val="FigurePACKT"/>
      </w:pPr>
      <w:r>
        <w:rPr>
          <w:noProof/>
          <w:lang w:val="en-IN" w:eastAsia="en-IN"/>
        </w:rPr>
        <w:lastRenderedPageBreak/>
        <w:drawing>
          <wp:inline distT="0" distB="0" distL="0" distR="0" wp14:anchorId="323E07D0" wp14:editId="10BE8D2F">
            <wp:extent cx="5029200" cy="481942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4819422"/>
                    </a:xfrm>
                    <a:prstGeom prst="rect">
                      <a:avLst/>
                    </a:prstGeom>
                  </pic:spPr>
                </pic:pic>
              </a:graphicData>
            </a:graphic>
          </wp:inline>
        </w:drawing>
      </w:r>
    </w:p>
    <w:p w14:paraId="4E27BA37" w14:textId="77777777" w:rsidR="00C15312" w:rsidRPr="00C15312" w:rsidRDefault="00C15312" w:rsidP="00835E34">
      <w:pPr>
        <w:pStyle w:val="LayoutInformationPACKT"/>
      </w:pPr>
      <w:r w:rsidRPr="00C15312">
        <w:t>B07738_10_23</w:t>
      </w:r>
    </w:p>
    <w:p w14:paraId="651FA5EC" w14:textId="77777777" w:rsidR="00F02C81" w:rsidRPr="00C15312" w:rsidRDefault="001467BC" w:rsidP="00835E34">
      <w:pPr>
        <w:pStyle w:val="NumberedBulletPACKT"/>
      </w:pPr>
      <w:r w:rsidRPr="00C15312">
        <w:t>On the next step, select whether you want sample based or trace based profiling</w:t>
      </w:r>
      <w:r w:rsidR="000B1FB8" w:rsidRPr="00C15312">
        <w:t xml:space="preserve"> and click OK</w:t>
      </w:r>
      <w:r w:rsidRPr="00C15312">
        <w:t>.</w:t>
      </w:r>
    </w:p>
    <w:p w14:paraId="0A2D35B1" w14:textId="77777777" w:rsidR="00F62C2C" w:rsidRDefault="00C15312" w:rsidP="00835E34">
      <w:pPr>
        <w:pStyle w:val="FigurePACKT"/>
      </w:pPr>
      <w:r>
        <w:rPr>
          <w:noProof/>
          <w:lang w:val="en-IN" w:eastAsia="en-IN"/>
        </w:rPr>
        <w:lastRenderedPageBreak/>
        <w:drawing>
          <wp:inline distT="0" distB="0" distL="0" distR="0" wp14:anchorId="793AF6A6" wp14:editId="66152F72">
            <wp:extent cx="5029200" cy="291433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914335"/>
                    </a:xfrm>
                    <a:prstGeom prst="rect">
                      <a:avLst/>
                    </a:prstGeom>
                  </pic:spPr>
                </pic:pic>
              </a:graphicData>
            </a:graphic>
          </wp:inline>
        </w:drawing>
      </w:r>
    </w:p>
    <w:p w14:paraId="03716A72" w14:textId="77777777" w:rsidR="00C15312" w:rsidRPr="00C15312" w:rsidRDefault="00C15312" w:rsidP="00835E34">
      <w:pPr>
        <w:pStyle w:val="LayoutInformationPACKT"/>
      </w:pPr>
      <w:r w:rsidRPr="00C15312">
        <w:t>B07738_10_24</w:t>
      </w:r>
    </w:p>
    <w:p w14:paraId="310D5229" w14:textId="77777777" w:rsidR="00F62C2C" w:rsidRPr="00C15312" w:rsidRDefault="00463B65" w:rsidP="00835E34">
      <w:pPr>
        <w:pStyle w:val="NumberedBulletPACKT"/>
      </w:pPr>
      <w:r w:rsidRPr="00C15312">
        <w:t>Do your tasks on the application and come back to ADM and click on stop method profiling.</w:t>
      </w:r>
    </w:p>
    <w:p w14:paraId="6715B1F4" w14:textId="77777777" w:rsidR="00CD3FCB" w:rsidRPr="00CD3FCB" w:rsidRDefault="001773A1" w:rsidP="00835E34">
      <w:pPr>
        <w:pStyle w:val="NumberedBulletPACKT"/>
      </w:pPr>
      <w:commentRangeStart w:id="234"/>
      <w:r w:rsidRPr="00C15312">
        <w:t>Trace file is generated, containing the trace information you want to analyze.</w:t>
      </w:r>
    </w:p>
    <w:p w14:paraId="4658CD49" w14:textId="77777777" w:rsidR="001773A1" w:rsidRPr="00C37697" w:rsidRDefault="001773A1" w:rsidP="00835E34">
      <w:pPr>
        <w:pStyle w:val="NumberedBulletWithinBulletPACKT"/>
        <w:numPr>
          <w:ilvl w:val="0"/>
          <w:numId w:val="40"/>
        </w:numPr>
      </w:pPr>
      <w:r w:rsidRPr="00835E34">
        <w:rPr>
          <w:rStyle w:val="KeyWordPACKT"/>
        </w:rPr>
        <w:t xml:space="preserve">A timeline </w:t>
      </w:r>
      <w:r w:rsidR="00E97C1E" w:rsidRPr="00835E34">
        <w:rPr>
          <w:rStyle w:val="KeyWordPACKT"/>
        </w:rPr>
        <w:t>panel</w:t>
      </w:r>
      <w:r w:rsidR="00E97C1E" w:rsidRPr="00C15312">
        <w:t>:</w:t>
      </w:r>
      <w:r w:rsidR="006D1AE5" w:rsidRPr="00C15312">
        <w:t xml:space="preserve"> </w:t>
      </w:r>
      <w:r w:rsidRPr="00C15312">
        <w:t xml:space="preserve">describes when each thread and method started and stopped. We can </w:t>
      </w:r>
      <w:r w:rsidR="0059557F" w:rsidRPr="00C15312">
        <w:t>go</w:t>
      </w:r>
      <w:r w:rsidRPr="00C15312">
        <w:t xml:space="preserve"> to specific time span and check what each thread did at that moment.</w:t>
      </w:r>
    </w:p>
    <w:p w14:paraId="57C835B8" w14:textId="77777777" w:rsidR="001773A1" w:rsidRPr="00F871DC" w:rsidRDefault="001773A1" w:rsidP="00835E34">
      <w:pPr>
        <w:pStyle w:val="NumberedBulletWithinBulletPACKT"/>
      </w:pPr>
      <w:r w:rsidRPr="00835E34">
        <w:rPr>
          <w:rStyle w:val="KeyWordPACKT"/>
        </w:rPr>
        <w:t xml:space="preserve">A profile </w:t>
      </w:r>
      <w:r w:rsidR="00E97C1E" w:rsidRPr="00835E34">
        <w:rPr>
          <w:rStyle w:val="KeyWordPACKT"/>
        </w:rPr>
        <w:t>panel</w:t>
      </w:r>
      <w:r w:rsidR="00E97C1E" w:rsidRPr="00C15312">
        <w:t>:</w:t>
      </w:r>
      <w:r w:rsidRPr="00C15312">
        <w:t xml:space="preserve"> provides a summary of what happened inside a method. We can see whi</w:t>
      </w:r>
      <w:r w:rsidRPr="00C37697">
        <w:t>ch one took the most of CPU time or how many calls it had.</w:t>
      </w:r>
      <w:commentRangeEnd w:id="234"/>
      <w:r w:rsidR="00F871DC">
        <w:rPr>
          <w:rStyle w:val="CommentReference"/>
          <w:rFonts w:ascii="Arial" w:hAnsi="Arial" w:cs="Arial"/>
          <w:bCs/>
        </w:rPr>
        <w:commentReference w:id="234"/>
      </w:r>
    </w:p>
    <w:p w14:paraId="36C1C9A2" w14:textId="77777777" w:rsidR="00CB2A29" w:rsidRDefault="00C15312" w:rsidP="00835E34">
      <w:pPr>
        <w:pStyle w:val="FigurePACKT"/>
      </w:pPr>
      <w:r>
        <w:rPr>
          <w:noProof/>
          <w:lang w:val="en-IN" w:eastAsia="en-IN"/>
        </w:rPr>
        <w:lastRenderedPageBreak/>
        <w:drawing>
          <wp:inline distT="0" distB="0" distL="0" distR="0" wp14:anchorId="55CA0D0B" wp14:editId="436336AA">
            <wp:extent cx="5029200" cy="392156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3921560"/>
                    </a:xfrm>
                    <a:prstGeom prst="rect">
                      <a:avLst/>
                    </a:prstGeom>
                  </pic:spPr>
                </pic:pic>
              </a:graphicData>
            </a:graphic>
          </wp:inline>
        </w:drawing>
      </w:r>
    </w:p>
    <w:p w14:paraId="43611402" w14:textId="77777777" w:rsidR="00C15312" w:rsidRPr="00C15312" w:rsidRDefault="00C15312" w:rsidP="00835E34">
      <w:pPr>
        <w:pStyle w:val="LayoutInformationPACKT"/>
      </w:pPr>
      <w:r w:rsidRPr="00C15312">
        <w:t>B07738_10_25</w:t>
      </w:r>
    </w:p>
    <w:p w14:paraId="7E49677D" w14:textId="77777777" w:rsidR="00900521" w:rsidRPr="00C15312" w:rsidRDefault="00900521" w:rsidP="00835E34">
      <w:pPr>
        <w:pStyle w:val="NumberedBulletPACKT"/>
      </w:pPr>
      <w:r w:rsidRPr="00C15312">
        <w:t>Methods are on Android level, and you might need to compare with which method might have called these Android methods.</w:t>
      </w:r>
    </w:p>
    <w:p w14:paraId="611433A6" w14:textId="77777777" w:rsidR="00132091" w:rsidRPr="00835E34" w:rsidRDefault="00002294" w:rsidP="00835E34">
      <w:pPr>
        <w:pStyle w:val="Heading1"/>
      </w:pPr>
      <w:r w:rsidRPr="00835E34">
        <w:t>Summary</w:t>
      </w:r>
    </w:p>
    <w:p w14:paraId="5F0E5047" w14:textId="77777777" w:rsidR="00B93E11" w:rsidRPr="00F871DC" w:rsidRDefault="00156FB5" w:rsidP="00835E34">
      <w:pPr>
        <w:pStyle w:val="NormalPACKT"/>
      </w:pPr>
      <w:r w:rsidRPr="00C15312">
        <w:t>In this chapter, we learned about different types of monitoring techniques such as API monitoring, performance monitoring and functional monitoring.</w:t>
      </w:r>
      <w:r w:rsidR="00D86787" w:rsidRPr="00C37697">
        <w:t xml:space="preserve"> We also discussed about different tools for API level monitoring</w:t>
      </w:r>
      <w:r w:rsidR="007B4930" w:rsidRPr="00F871DC">
        <w:t xml:space="preserve">. </w:t>
      </w:r>
      <w:r w:rsidR="00C37697">
        <w:t>We l</w:t>
      </w:r>
      <w:r w:rsidR="00DD1808" w:rsidRPr="00C37697">
        <w:t>earned in detail about functional monitoring on multiple devices using Xamarin Test Cloud and performance monitoring using Android Device Monitor</w:t>
      </w:r>
      <w:r w:rsidR="007B63B1" w:rsidRPr="00C37697">
        <w:t xml:space="preserve">. </w:t>
      </w:r>
      <w:r w:rsidR="008F135E" w:rsidRPr="00C37697">
        <w:t xml:space="preserve">In the next chapter, we’ll discuss about </w:t>
      </w:r>
      <w:r w:rsidR="008E18E8" w:rsidRPr="00C37697">
        <w:t>debugging and troubleshooting during different phase</w:t>
      </w:r>
      <w:r w:rsidR="001600E2" w:rsidRPr="00C37697">
        <w:t>s</w:t>
      </w:r>
      <w:r w:rsidR="008E18E8" w:rsidRPr="00F871DC">
        <w:t xml:space="preserve"> of development.</w:t>
      </w:r>
    </w:p>
    <w:sectPr w:rsidR="00B93E11" w:rsidRPr="00F871DC" w:rsidSect="00835E34">
      <w:pgSz w:w="12240" w:h="15840"/>
      <w:pgMar w:top="2347" w:right="2160" w:bottom="2707" w:left="2160" w:header="1973" w:footer="234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bhishek Jadhav" w:date="2017-10-26T13:32:00Z" w:initials="AJ">
    <w:p w14:paraId="17622C12" w14:textId="77777777" w:rsidR="00835E34" w:rsidRDefault="00835E34">
      <w:pPr>
        <w:pStyle w:val="CommentText"/>
      </w:pPr>
      <w:r>
        <w:rPr>
          <w:rStyle w:val="CommentReference"/>
        </w:rPr>
        <w:annotationRef/>
      </w:r>
      <w:r>
        <w:t xml:space="preserve">Again we have chapter which is good. It has been structured well and ample screenshots have been provided </w:t>
      </w:r>
      <w:r w:rsidR="00981E41">
        <w:t>that go well with the chapter. But there are some major topics wherein the content can be found online. We need to remove that content completely as we cannot have content for our book which is already available on the internet.</w:t>
      </w:r>
    </w:p>
  </w:comment>
  <w:comment w:id="14" w:author="Abhishek Jadhav" w:date="2017-10-26T13:19:00Z" w:initials="AJ">
    <w:p w14:paraId="2C4171E7" w14:textId="77777777" w:rsidR="00C37697" w:rsidRDefault="00C37697">
      <w:pPr>
        <w:pStyle w:val="CommentText"/>
      </w:pPr>
      <w:r>
        <w:rPr>
          <w:rStyle w:val="CommentReference"/>
        </w:rPr>
        <w:annotationRef/>
      </w:r>
      <w:r>
        <w:t xml:space="preserve">Most of the content marked over here can </w:t>
      </w:r>
      <w:r w:rsidR="00F871DC">
        <w:t xml:space="preserve">be found at </w:t>
      </w:r>
    </w:p>
    <w:p w14:paraId="65BB69B5" w14:textId="77777777" w:rsidR="00F871DC" w:rsidRDefault="003077A5">
      <w:pPr>
        <w:pStyle w:val="CommentText"/>
        <w:rPr>
          <w:color w:val="000000"/>
          <w:sz w:val="21"/>
          <w:szCs w:val="21"/>
        </w:rPr>
      </w:pPr>
      <w:hyperlink r:id="rId1" w:tgtFrame="_self" w:tooltip="Click the left mouse button to see the results with shingles highlighted in the " w:history="1">
        <w:r w:rsidR="00F871DC">
          <w:rPr>
            <w:rStyle w:val="Hyperlink"/>
            <w:sz w:val="21"/>
            <w:szCs w:val="21"/>
          </w:rPr>
          <w:t>https://smartbear.com/learn/performance-monitoring/what-is-api-monitoring/</w:t>
        </w:r>
      </w:hyperlink>
    </w:p>
    <w:p w14:paraId="61D326D5" w14:textId="77777777" w:rsidR="00F871DC" w:rsidRDefault="00F871DC">
      <w:pPr>
        <w:pStyle w:val="CommentText"/>
      </w:pPr>
      <w:r>
        <w:rPr>
          <w:color w:val="000000"/>
          <w:sz w:val="21"/>
          <w:szCs w:val="21"/>
        </w:rPr>
        <w:t>Please rephrase this completely.</w:t>
      </w:r>
    </w:p>
  </w:comment>
  <w:comment w:id="45" w:author="Rohin Tak" w:date="2017-11-11T20:19:00Z" w:initials="RT">
    <w:p w14:paraId="7E3FCFED" w14:textId="3D8E1763" w:rsidR="003077A5" w:rsidRDefault="003077A5">
      <w:pPr>
        <w:pStyle w:val="CommentText"/>
      </w:pPr>
      <w:r>
        <w:rPr>
          <w:rStyle w:val="CommentReference"/>
        </w:rPr>
        <w:annotationRef/>
      </w:r>
      <w:r>
        <w:t xml:space="preserve">I’m not sure if this line is appropriate, please feel free to edit it in case it doesn’t seem suitable for the </w:t>
      </w:r>
      <w:r>
        <w:t>book.</w:t>
      </w:r>
      <w:bookmarkStart w:id="50" w:name="_GoBack"/>
      <w:bookmarkEnd w:id="50"/>
    </w:p>
  </w:comment>
  <w:comment w:id="53" w:author="Abhishek Jadhav" w:date="2017-10-26T13:20:00Z" w:initials="AJ">
    <w:p w14:paraId="7C85B0A9" w14:textId="77777777" w:rsidR="00F871DC" w:rsidRDefault="00F871DC">
      <w:pPr>
        <w:pStyle w:val="CommentText"/>
      </w:pPr>
      <w:r>
        <w:rPr>
          <w:rStyle w:val="CommentReference"/>
        </w:rPr>
        <w:annotationRef/>
      </w:r>
      <w:r>
        <w:t xml:space="preserve">This whole content can be found at </w:t>
      </w:r>
    </w:p>
    <w:p w14:paraId="2FD74A31" w14:textId="77777777" w:rsidR="00F871DC" w:rsidRDefault="003077A5">
      <w:pPr>
        <w:pStyle w:val="CommentText"/>
        <w:rPr>
          <w:color w:val="000000"/>
          <w:sz w:val="21"/>
          <w:szCs w:val="21"/>
        </w:rPr>
      </w:pPr>
      <w:hyperlink r:id="rId2" w:tgtFrame="_self" w:tooltip="Click the left mouse button to see the results with shingles highlighted in the " w:history="1">
        <w:r w:rsidR="00F871DC">
          <w:rPr>
            <w:rStyle w:val="Hyperlink"/>
            <w:sz w:val="21"/>
            <w:szCs w:val="21"/>
          </w:rPr>
          <w:t>https://www.joecolantonio.com/2017/05/16/12-open-source-api-testing-tools-rest-soap-services/(Saved copy)</w:t>
        </w:r>
      </w:hyperlink>
    </w:p>
    <w:p w14:paraId="71460AF2" w14:textId="77777777" w:rsidR="00F871DC" w:rsidRDefault="00F871DC">
      <w:pPr>
        <w:pStyle w:val="CommentText"/>
      </w:pPr>
      <w:r w:rsidRPr="00F871DC">
        <w:t>Please remove/rephrase this content completely. You can mention the URL of the site where this content can be found.</w:t>
      </w:r>
    </w:p>
  </w:comment>
  <w:comment w:id="54" w:author="Rohin Tak" w:date="2017-11-11T20:19:00Z" w:initials="RT">
    <w:p w14:paraId="3DD11F06" w14:textId="1AA000C6" w:rsidR="003077A5" w:rsidRDefault="003077A5">
      <w:pPr>
        <w:pStyle w:val="CommentText"/>
      </w:pPr>
      <w:r>
        <w:rPr>
          <w:rStyle w:val="CommentReference"/>
        </w:rPr>
        <w:annotationRef/>
      </w:r>
    </w:p>
  </w:comment>
  <w:comment w:id="221" w:author="Abhishek Jadhav" w:date="2017-10-26T13:25:00Z" w:initials="AJ">
    <w:p w14:paraId="271EDB41" w14:textId="77777777" w:rsidR="00F871DC" w:rsidRDefault="00F871DC">
      <w:pPr>
        <w:pStyle w:val="CommentText"/>
        <w:rPr>
          <w:color w:val="000000"/>
          <w:sz w:val="21"/>
          <w:szCs w:val="21"/>
        </w:rPr>
      </w:pPr>
      <w:r>
        <w:rPr>
          <w:rStyle w:val="CommentReference"/>
        </w:rPr>
        <w:annotationRef/>
      </w:r>
      <w:r w:rsidRPr="00F871DC">
        <w:rPr>
          <w:color w:val="000000"/>
          <w:sz w:val="21"/>
          <w:szCs w:val="21"/>
        </w:rPr>
        <w:t>This content can be found at</w:t>
      </w:r>
    </w:p>
    <w:p w14:paraId="65CE1178" w14:textId="77777777" w:rsidR="00F871DC" w:rsidRDefault="003077A5">
      <w:pPr>
        <w:pStyle w:val="CommentText"/>
        <w:rPr>
          <w:color w:val="000000"/>
          <w:sz w:val="21"/>
          <w:szCs w:val="21"/>
        </w:rPr>
      </w:pPr>
      <w:hyperlink r:id="rId3" w:tgtFrame="_self" w:tooltip="Click the left mouse button to see the results with shingles highlighted in the " w:history="1">
        <w:r w:rsidR="00F871DC">
          <w:rPr>
            <w:rStyle w:val="Hyperlink"/>
            <w:sz w:val="21"/>
            <w:szCs w:val="21"/>
          </w:rPr>
          <w:t>http://www.meritsolutions.com/mobile-development/analyzing-xamarin-app-performances-using-android-device-monitor/</w:t>
        </w:r>
      </w:hyperlink>
    </w:p>
    <w:p w14:paraId="2D812606" w14:textId="77777777" w:rsidR="00F871DC" w:rsidRDefault="00F871DC">
      <w:pPr>
        <w:pStyle w:val="CommentText"/>
      </w:pPr>
      <w:r w:rsidRPr="00F871DC">
        <w:t>Please remove/re</w:t>
      </w:r>
      <w:r w:rsidR="00981E41">
        <w:t>phrase this content completely.</w:t>
      </w:r>
    </w:p>
  </w:comment>
  <w:comment w:id="234" w:author="Abhishek Jadhav" w:date="2017-10-26T13:25:00Z" w:initials="AJ">
    <w:p w14:paraId="4E9C9091" w14:textId="77777777" w:rsidR="00F871DC" w:rsidRDefault="00F871DC">
      <w:pPr>
        <w:pStyle w:val="CommentText"/>
        <w:rPr>
          <w:color w:val="000000"/>
          <w:sz w:val="21"/>
          <w:szCs w:val="21"/>
        </w:rPr>
      </w:pPr>
      <w:r>
        <w:rPr>
          <w:rStyle w:val="CommentReference"/>
        </w:rPr>
        <w:annotationRef/>
      </w:r>
      <w:r w:rsidRPr="00F871DC">
        <w:rPr>
          <w:color w:val="000000"/>
          <w:sz w:val="21"/>
          <w:szCs w:val="21"/>
        </w:rPr>
        <w:t>This content can be found at</w:t>
      </w:r>
    </w:p>
    <w:p w14:paraId="6762E317" w14:textId="77777777" w:rsidR="00F871DC" w:rsidRDefault="003077A5">
      <w:pPr>
        <w:pStyle w:val="CommentText"/>
        <w:rPr>
          <w:color w:val="000000"/>
          <w:sz w:val="21"/>
          <w:szCs w:val="21"/>
        </w:rPr>
      </w:pPr>
      <w:hyperlink r:id="rId4" w:tgtFrame="_self" w:tooltip="Click the left mouse button to see the results with shingles highlighted in the " w:history="1">
        <w:r w:rsidR="00F871DC">
          <w:rPr>
            <w:rStyle w:val="Hyperlink"/>
            <w:sz w:val="21"/>
            <w:szCs w:val="21"/>
          </w:rPr>
          <w:t>http://www.meritsolutions.com/mobile-development/analyzing-xamarin-app-performances-using-android-device-monitor/</w:t>
        </w:r>
      </w:hyperlink>
    </w:p>
    <w:p w14:paraId="57AED015" w14:textId="77777777" w:rsidR="00F871DC" w:rsidRDefault="00981E41">
      <w:pPr>
        <w:pStyle w:val="CommentText"/>
      </w:pPr>
      <w:r>
        <w:rPr>
          <w:color w:val="000000"/>
          <w:sz w:val="21"/>
          <w:szCs w:val="21"/>
        </w:rPr>
        <w:t>Please remove/rephrase this content completely.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622C12" w15:done="0"/>
  <w15:commentEx w15:paraId="61D326D5" w15:done="0"/>
  <w15:commentEx w15:paraId="7E3FCFED" w15:done="0"/>
  <w15:commentEx w15:paraId="71460AF2" w15:done="0"/>
  <w15:commentEx w15:paraId="3DD11F06" w15:paraIdParent="71460AF2" w15:done="0"/>
  <w15:commentEx w15:paraId="2D812606" w15:done="0"/>
  <w15:commentEx w15:paraId="57AED0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622C12" w16cid:durableId="1DB1D265"/>
  <w16cid:commentId w16cid:paraId="61D326D5" w16cid:durableId="1DB1D266"/>
  <w16cid:commentId w16cid:paraId="7E3FCFED" w16cid:durableId="1DB1D9EF"/>
  <w16cid:commentId w16cid:paraId="71460AF2" w16cid:durableId="1DB1D267"/>
  <w16cid:commentId w16cid:paraId="3DD11F06" w16cid:durableId="1DB1D9D6"/>
  <w16cid:commentId w16cid:paraId="2D812606" w16cid:durableId="1DB1D268"/>
  <w16cid:commentId w16cid:paraId="57AED015" w16cid:durableId="1DB1D26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7094"/>
    <w:multiLevelType w:val="hybridMultilevel"/>
    <w:tmpl w:val="CC2AE91E"/>
    <w:lvl w:ilvl="0" w:tplc="C9C8A692">
      <w:start w:val="9"/>
      <w:numFmt w:val="decimal"/>
      <w:lvlText w:val="%1."/>
      <w:lvlJc w:val="left"/>
      <w:pPr>
        <w:ind w:left="720" w:hanging="360"/>
      </w:pPr>
      <w:rPr>
        <w:rFonts w:hint="default"/>
        <w:b w:val="0"/>
      </w:rPr>
    </w:lvl>
    <w:lvl w:ilvl="1" w:tplc="3768EFE8">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6185D"/>
    <w:multiLevelType w:val="hybridMultilevel"/>
    <w:tmpl w:val="B30EC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48458F"/>
    <w:multiLevelType w:val="hybridMultilevel"/>
    <w:tmpl w:val="DE96B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80EFB"/>
    <w:multiLevelType w:val="hybridMultilevel"/>
    <w:tmpl w:val="E714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 w15:restartNumberingAfterBreak="0">
    <w:nsid w:val="1A7E0885"/>
    <w:multiLevelType w:val="hybridMultilevel"/>
    <w:tmpl w:val="FF088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12DB1"/>
    <w:multiLevelType w:val="hybridMultilevel"/>
    <w:tmpl w:val="217E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047FA"/>
    <w:multiLevelType w:val="hybridMultilevel"/>
    <w:tmpl w:val="F240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DC03DF"/>
    <w:multiLevelType w:val="hybridMultilevel"/>
    <w:tmpl w:val="7D2A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255CA"/>
    <w:multiLevelType w:val="multilevel"/>
    <w:tmpl w:val="00AA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4" w15:restartNumberingAfterBreak="0">
    <w:nsid w:val="342064FD"/>
    <w:multiLevelType w:val="hybridMultilevel"/>
    <w:tmpl w:val="F076A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B01141"/>
    <w:multiLevelType w:val="multilevel"/>
    <w:tmpl w:val="D91A43F4"/>
    <w:numStyleLink w:val="NumberedBulletWithinBullet"/>
  </w:abstractNum>
  <w:abstractNum w:abstractNumId="16" w15:restartNumberingAfterBreak="0">
    <w:nsid w:val="45047828"/>
    <w:multiLevelType w:val="hybridMultilevel"/>
    <w:tmpl w:val="EC80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4FCA31A0"/>
    <w:multiLevelType w:val="hybridMultilevel"/>
    <w:tmpl w:val="277C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81AE6"/>
    <w:multiLevelType w:val="hybridMultilevel"/>
    <w:tmpl w:val="4022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D4D78"/>
    <w:multiLevelType w:val="hybridMultilevel"/>
    <w:tmpl w:val="7FBE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80A59"/>
    <w:multiLevelType w:val="hybridMultilevel"/>
    <w:tmpl w:val="9B2C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3" w15:restartNumberingAfterBreak="0">
    <w:nsid w:val="75614A8F"/>
    <w:multiLevelType w:val="hybridMultilevel"/>
    <w:tmpl w:val="1AF4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8063E1A"/>
    <w:multiLevelType w:val="hybridMultilevel"/>
    <w:tmpl w:val="78DE6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466754"/>
    <w:multiLevelType w:val="hybridMultilevel"/>
    <w:tmpl w:val="A5E2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854F17"/>
    <w:multiLevelType w:val="hybridMultilevel"/>
    <w:tmpl w:val="A10A8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9"/>
  </w:num>
  <w:num w:numId="4">
    <w:abstractNumId w:val="23"/>
  </w:num>
  <w:num w:numId="5">
    <w:abstractNumId w:val="20"/>
  </w:num>
  <w:num w:numId="6">
    <w:abstractNumId w:val="26"/>
  </w:num>
  <w:num w:numId="7">
    <w:abstractNumId w:val="19"/>
  </w:num>
  <w:num w:numId="8">
    <w:abstractNumId w:val="5"/>
  </w:num>
  <w:num w:numId="9">
    <w:abstractNumId w:val="25"/>
  </w:num>
  <w:num w:numId="10">
    <w:abstractNumId w:val="10"/>
  </w:num>
  <w:num w:numId="11">
    <w:abstractNumId w:val="16"/>
  </w:num>
  <w:num w:numId="12">
    <w:abstractNumId w:val="18"/>
  </w:num>
  <w:num w:numId="13">
    <w:abstractNumId w:val="14"/>
  </w:num>
  <w:num w:numId="14">
    <w:abstractNumId w:val="8"/>
  </w:num>
  <w:num w:numId="15">
    <w:abstractNumId w:val="21"/>
  </w:num>
  <w:num w:numId="16">
    <w:abstractNumId w:val="0"/>
  </w:num>
  <w:num w:numId="17">
    <w:abstractNumId w:val="4"/>
  </w:num>
  <w:num w:numId="18">
    <w:abstractNumId w:val="27"/>
  </w:num>
  <w:num w:numId="19">
    <w:abstractNumId w:val="12"/>
  </w:num>
  <w:num w:numId="20">
    <w:abstractNumId w:val="24"/>
  </w:num>
  <w:num w:numId="21">
    <w:abstractNumId w:val="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5"/>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num>
  <w:num w:numId="33">
    <w:abstractNumId w:val="17"/>
  </w:num>
  <w:num w:numId="34">
    <w:abstractNumId w:val="2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hin Tak">
    <w15:presenceInfo w15:providerId="None" w15:userId="Rohin T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7C6A"/>
    <w:rsid w:val="00002294"/>
    <w:rsid w:val="000079C8"/>
    <w:rsid w:val="00011AC9"/>
    <w:rsid w:val="00012EAE"/>
    <w:rsid w:val="00012F7B"/>
    <w:rsid w:val="000148AF"/>
    <w:rsid w:val="0002080A"/>
    <w:rsid w:val="000225A7"/>
    <w:rsid w:val="000251FB"/>
    <w:rsid w:val="00025F66"/>
    <w:rsid w:val="00026F22"/>
    <w:rsid w:val="00030FB6"/>
    <w:rsid w:val="0003679B"/>
    <w:rsid w:val="00043AC5"/>
    <w:rsid w:val="00050481"/>
    <w:rsid w:val="000532B2"/>
    <w:rsid w:val="000539BE"/>
    <w:rsid w:val="00054053"/>
    <w:rsid w:val="0005689E"/>
    <w:rsid w:val="000651FC"/>
    <w:rsid w:val="00085F3D"/>
    <w:rsid w:val="00090B77"/>
    <w:rsid w:val="00091903"/>
    <w:rsid w:val="00093796"/>
    <w:rsid w:val="00095C12"/>
    <w:rsid w:val="000A13A2"/>
    <w:rsid w:val="000A5071"/>
    <w:rsid w:val="000B1FB8"/>
    <w:rsid w:val="000B6E96"/>
    <w:rsid w:val="000C2224"/>
    <w:rsid w:val="000C4677"/>
    <w:rsid w:val="000E1B4D"/>
    <w:rsid w:val="000E56DE"/>
    <w:rsid w:val="000E740E"/>
    <w:rsid w:val="000F1636"/>
    <w:rsid w:val="000F5EEE"/>
    <w:rsid w:val="000F6ABE"/>
    <w:rsid w:val="001104FC"/>
    <w:rsid w:val="00114539"/>
    <w:rsid w:val="00115E0E"/>
    <w:rsid w:val="001163B9"/>
    <w:rsid w:val="00122F83"/>
    <w:rsid w:val="00132091"/>
    <w:rsid w:val="00136763"/>
    <w:rsid w:val="00143E69"/>
    <w:rsid w:val="001467BC"/>
    <w:rsid w:val="00146D35"/>
    <w:rsid w:val="00147160"/>
    <w:rsid w:val="00156FB5"/>
    <w:rsid w:val="001600E2"/>
    <w:rsid w:val="00160E8C"/>
    <w:rsid w:val="001662A1"/>
    <w:rsid w:val="00166444"/>
    <w:rsid w:val="0017334D"/>
    <w:rsid w:val="00175C4D"/>
    <w:rsid w:val="00175E27"/>
    <w:rsid w:val="0017619A"/>
    <w:rsid w:val="00176ACE"/>
    <w:rsid w:val="0017729C"/>
    <w:rsid w:val="001773A1"/>
    <w:rsid w:val="0018502A"/>
    <w:rsid w:val="001866E5"/>
    <w:rsid w:val="001901CA"/>
    <w:rsid w:val="0019344B"/>
    <w:rsid w:val="00194C36"/>
    <w:rsid w:val="00194E05"/>
    <w:rsid w:val="00197A5E"/>
    <w:rsid w:val="001A2392"/>
    <w:rsid w:val="001A4010"/>
    <w:rsid w:val="001A6623"/>
    <w:rsid w:val="001B3E94"/>
    <w:rsid w:val="001C0B36"/>
    <w:rsid w:val="001C3584"/>
    <w:rsid w:val="001D27DB"/>
    <w:rsid w:val="001D4E02"/>
    <w:rsid w:val="001E4B7F"/>
    <w:rsid w:val="001E569D"/>
    <w:rsid w:val="001F1AC4"/>
    <w:rsid w:val="001F5F8A"/>
    <w:rsid w:val="001F619B"/>
    <w:rsid w:val="001F6284"/>
    <w:rsid w:val="00200F00"/>
    <w:rsid w:val="00204860"/>
    <w:rsid w:val="00207493"/>
    <w:rsid w:val="00211E0B"/>
    <w:rsid w:val="002138F4"/>
    <w:rsid w:val="002209EF"/>
    <w:rsid w:val="002221D4"/>
    <w:rsid w:val="00230424"/>
    <w:rsid w:val="002317BB"/>
    <w:rsid w:val="002364B4"/>
    <w:rsid w:val="00236DF3"/>
    <w:rsid w:val="00240074"/>
    <w:rsid w:val="002408E0"/>
    <w:rsid w:val="0025414E"/>
    <w:rsid w:val="00260DB0"/>
    <w:rsid w:val="00261F49"/>
    <w:rsid w:val="00263969"/>
    <w:rsid w:val="00265DC3"/>
    <w:rsid w:val="00266BC6"/>
    <w:rsid w:val="00274E95"/>
    <w:rsid w:val="00280253"/>
    <w:rsid w:val="00290529"/>
    <w:rsid w:val="00290AC3"/>
    <w:rsid w:val="00291764"/>
    <w:rsid w:val="0029624D"/>
    <w:rsid w:val="002A2B07"/>
    <w:rsid w:val="002A5A80"/>
    <w:rsid w:val="002A7A22"/>
    <w:rsid w:val="002B3B96"/>
    <w:rsid w:val="002B3E32"/>
    <w:rsid w:val="002B5F9E"/>
    <w:rsid w:val="002C3723"/>
    <w:rsid w:val="002C5C12"/>
    <w:rsid w:val="002C786F"/>
    <w:rsid w:val="002C7C7A"/>
    <w:rsid w:val="002D414D"/>
    <w:rsid w:val="002D4BB2"/>
    <w:rsid w:val="002D621D"/>
    <w:rsid w:val="002E0E90"/>
    <w:rsid w:val="002F3774"/>
    <w:rsid w:val="002F5540"/>
    <w:rsid w:val="002F5556"/>
    <w:rsid w:val="003001CE"/>
    <w:rsid w:val="00302865"/>
    <w:rsid w:val="003045CE"/>
    <w:rsid w:val="003077A5"/>
    <w:rsid w:val="00307A26"/>
    <w:rsid w:val="00312752"/>
    <w:rsid w:val="00313E57"/>
    <w:rsid w:val="00315CE5"/>
    <w:rsid w:val="00317967"/>
    <w:rsid w:val="00317AD8"/>
    <w:rsid w:val="00322035"/>
    <w:rsid w:val="00330546"/>
    <w:rsid w:val="00334916"/>
    <w:rsid w:val="00335B78"/>
    <w:rsid w:val="00340524"/>
    <w:rsid w:val="00342013"/>
    <w:rsid w:val="00343A9A"/>
    <w:rsid w:val="003474AE"/>
    <w:rsid w:val="0035324A"/>
    <w:rsid w:val="00370438"/>
    <w:rsid w:val="00373E30"/>
    <w:rsid w:val="0038148C"/>
    <w:rsid w:val="00391779"/>
    <w:rsid w:val="00392221"/>
    <w:rsid w:val="003942CD"/>
    <w:rsid w:val="003A00CA"/>
    <w:rsid w:val="003A0231"/>
    <w:rsid w:val="003A6C4E"/>
    <w:rsid w:val="003B646D"/>
    <w:rsid w:val="003D4C25"/>
    <w:rsid w:val="003E5C8E"/>
    <w:rsid w:val="003E7FBC"/>
    <w:rsid w:val="003F3D97"/>
    <w:rsid w:val="0040090B"/>
    <w:rsid w:val="00407E2E"/>
    <w:rsid w:val="00433DD8"/>
    <w:rsid w:val="00437DA9"/>
    <w:rsid w:val="00437F0A"/>
    <w:rsid w:val="00441868"/>
    <w:rsid w:val="004427B6"/>
    <w:rsid w:val="00455B0E"/>
    <w:rsid w:val="00456F0F"/>
    <w:rsid w:val="00457B22"/>
    <w:rsid w:val="00460141"/>
    <w:rsid w:val="00463B65"/>
    <w:rsid w:val="00473BFB"/>
    <w:rsid w:val="0047462A"/>
    <w:rsid w:val="00480010"/>
    <w:rsid w:val="00483003"/>
    <w:rsid w:val="00485805"/>
    <w:rsid w:val="00492B30"/>
    <w:rsid w:val="00496712"/>
    <w:rsid w:val="004A51AE"/>
    <w:rsid w:val="004A6953"/>
    <w:rsid w:val="004A7EBD"/>
    <w:rsid w:val="004B1EBE"/>
    <w:rsid w:val="004B7736"/>
    <w:rsid w:val="004C4859"/>
    <w:rsid w:val="004C645E"/>
    <w:rsid w:val="004E76D8"/>
    <w:rsid w:val="004F2C16"/>
    <w:rsid w:val="0050269F"/>
    <w:rsid w:val="00504F5C"/>
    <w:rsid w:val="00511E95"/>
    <w:rsid w:val="00514D69"/>
    <w:rsid w:val="00524D39"/>
    <w:rsid w:val="00530E90"/>
    <w:rsid w:val="00534446"/>
    <w:rsid w:val="00540D47"/>
    <w:rsid w:val="00543864"/>
    <w:rsid w:val="00544238"/>
    <w:rsid w:val="00552500"/>
    <w:rsid w:val="00553B0A"/>
    <w:rsid w:val="00554537"/>
    <w:rsid w:val="00554FB2"/>
    <w:rsid w:val="00556984"/>
    <w:rsid w:val="005665A6"/>
    <w:rsid w:val="00576DC5"/>
    <w:rsid w:val="00577D98"/>
    <w:rsid w:val="005820BF"/>
    <w:rsid w:val="0058370D"/>
    <w:rsid w:val="00584FA1"/>
    <w:rsid w:val="00585D19"/>
    <w:rsid w:val="00593C2F"/>
    <w:rsid w:val="00595082"/>
    <w:rsid w:val="0059557F"/>
    <w:rsid w:val="005964E3"/>
    <w:rsid w:val="005A2214"/>
    <w:rsid w:val="005A2C47"/>
    <w:rsid w:val="005B2700"/>
    <w:rsid w:val="005B688E"/>
    <w:rsid w:val="005C62BE"/>
    <w:rsid w:val="005C68EC"/>
    <w:rsid w:val="005C6DDD"/>
    <w:rsid w:val="005D0C70"/>
    <w:rsid w:val="005D15C3"/>
    <w:rsid w:val="005D35D5"/>
    <w:rsid w:val="005D3AAB"/>
    <w:rsid w:val="005E11FB"/>
    <w:rsid w:val="005E31DD"/>
    <w:rsid w:val="005E4EFE"/>
    <w:rsid w:val="005E60B7"/>
    <w:rsid w:val="005F4765"/>
    <w:rsid w:val="005F69B2"/>
    <w:rsid w:val="00602948"/>
    <w:rsid w:val="00607F1D"/>
    <w:rsid w:val="006105F1"/>
    <w:rsid w:val="006165B2"/>
    <w:rsid w:val="006169A6"/>
    <w:rsid w:val="00623170"/>
    <w:rsid w:val="006247E4"/>
    <w:rsid w:val="00635493"/>
    <w:rsid w:val="006405B7"/>
    <w:rsid w:val="00640F6B"/>
    <w:rsid w:val="006418ED"/>
    <w:rsid w:val="00644800"/>
    <w:rsid w:val="0065334E"/>
    <w:rsid w:val="00653790"/>
    <w:rsid w:val="0065645E"/>
    <w:rsid w:val="00664E01"/>
    <w:rsid w:val="006736A5"/>
    <w:rsid w:val="00675FD4"/>
    <w:rsid w:val="006800D3"/>
    <w:rsid w:val="0068138C"/>
    <w:rsid w:val="00684433"/>
    <w:rsid w:val="00685818"/>
    <w:rsid w:val="00692443"/>
    <w:rsid w:val="0069453A"/>
    <w:rsid w:val="006A1686"/>
    <w:rsid w:val="006A6EE6"/>
    <w:rsid w:val="006B0CD6"/>
    <w:rsid w:val="006B77DE"/>
    <w:rsid w:val="006C5DE5"/>
    <w:rsid w:val="006D11B7"/>
    <w:rsid w:val="006D19CC"/>
    <w:rsid w:val="006D1AE5"/>
    <w:rsid w:val="006E61CB"/>
    <w:rsid w:val="006E669A"/>
    <w:rsid w:val="006E748B"/>
    <w:rsid w:val="00705075"/>
    <w:rsid w:val="00706352"/>
    <w:rsid w:val="00707C6A"/>
    <w:rsid w:val="007168C3"/>
    <w:rsid w:val="007175CA"/>
    <w:rsid w:val="007219CC"/>
    <w:rsid w:val="00725C08"/>
    <w:rsid w:val="00735B40"/>
    <w:rsid w:val="007362F1"/>
    <w:rsid w:val="00742A8B"/>
    <w:rsid w:val="00746E1C"/>
    <w:rsid w:val="00747342"/>
    <w:rsid w:val="00750787"/>
    <w:rsid w:val="0075283E"/>
    <w:rsid w:val="00763EA7"/>
    <w:rsid w:val="007724CA"/>
    <w:rsid w:val="00780AAC"/>
    <w:rsid w:val="00782B84"/>
    <w:rsid w:val="00783819"/>
    <w:rsid w:val="00785A49"/>
    <w:rsid w:val="00787108"/>
    <w:rsid w:val="0079028A"/>
    <w:rsid w:val="007A67DA"/>
    <w:rsid w:val="007B4930"/>
    <w:rsid w:val="007B4D70"/>
    <w:rsid w:val="007B63B1"/>
    <w:rsid w:val="007B6B74"/>
    <w:rsid w:val="007C5FA5"/>
    <w:rsid w:val="007C7869"/>
    <w:rsid w:val="007D6101"/>
    <w:rsid w:val="007D6388"/>
    <w:rsid w:val="007E6570"/>
    <w:rsid w:val="007F1374"/>
    <w:rsid w:val="0080001F"/>
    <w:rsid w:val="00800144"/>
    <w:rsid w:val="0080024C"/>
    <w:rsid w:val="0080088D"/>
    <w:rsid w:val="00805B5E"/>
    <w:rsid w:val="00814C3F"/>
    <w:rsid w:val="00816BFC"/>
    <w:rsid w:val="00817C47"/>
    <w:rsid w:val="00817F38"/>
    <w:rsid w:val="00821FFB"/>
    <w:rsid w:val="008264FA"/>
    <w:rsid w:val="00830723"/>
    <w:rsid w:val="00835989"/>
    <w:rsid w:val="00835E34"/>
    <w:rsid w:val="00840BA6"/>
    <w:rsid w:val="00841B62"/>
    <w:rsid w:val="00843FA6"/>
    <w:rsid w:val="00845AD8"/>
    <w:rsid w:val="008610F5"/>
    <w:rsid w:val="00863EEF"/>
    <w:rsid w:val="0086582D"/>
    <w:rsid w:val="00871E93"/>
    <w:rsid w:val="008747B9"/>
    <w:rsid w:val="00883966"/>
    <w:rsid w:val="00884094"/>
    <w:rsid w:val="00884E21"/>
    <w:rsid w:val="00887505"/>
    <w:rsid w:val="00894E5B"/>
    <w:rsid w:val="00896231"/>
    <w:rsid w:val="008A6743"/>
    <w:rsid w:val="008B5881"/>
    <w:rsid w:val="008B73A0"/>
    <w:rsid w:val="008C1C77"/>
    <w:rsid w:val="008C25B6"/>
    <w:rsid w:val="008C4092"/>
    <w:rsid w:val="008D78F3"/>
    <w:rsid w:val="008E18E8"/>
    <w:rsid w:val="008E35E2"/>
    <w:rsid w:val="008F135E"/>
    <w:rsid w:val="008F37B2"/>
    <w:rsid w:val="00900521"/>
    <w:rsid w:val="009005DE"/>
    <w:rsid w:val="00904AB3"/>
    <w:rsid w:val="009053CF"/>
    <w:rsid w:val="00906E62"/>
    <w:rsid w:val="00912A95"/>
    <w:rsid w:val="00912ED1"/>
    <w:rsid w:val="009137D7"/>
    <w:rsid w:val="00914AF2"/>
    <w:rsid w:val="0091771C"/>
    <w:rsid w:val="00921A49"/>
    <w:rsid w:val="00924D7A"/>
    <w:rsid w:val="009266D0"/>
    <w:rsid w:val="009272E5"/>
    <w:rsid w:val="00934061"/>
    <w:rsid w:val="009360E0"/>
    <w:rsid w:val="00940178"/>
    <w:rsid w:val="009430B5"/>
    <w:rsid w:val="00946C1A"/>
    <w:rsid w:val="00954E47"/>
    <w:rsid w:val="00961B9A"/>
    <w:rsid w:val="009645B0"/>
    <w:rsid w:val="00972E07"/>
    <w:rsid w:val="00981143"/>
    <w:rsid w:val="00981E41"/>
    <w:rsid w:val="00984456"/>
    <w:rsid w:val="00993EA1"/>
    <w:rsid w:val="00996D87"/>
    <w:rsid w:val="009C0763"/>
    <w:rsid w:val="009C3521"/>
    <w:rsid w:val="009C7A80"/>
    <w:rsid w:val="009E1B0F"/>
    <w:rsid w:val="009E5E5A"/>
    <w:rsid w:val="009F0301"/>
    <w:rsid w:val="009F20E3"/>
    <w:rsid w:val="009F4CD6"/>
    <w:rsid w:val="009F5228"/>
    <w:rsid w:val="00A006C0"/>
    <w:rsid w:val="00A010EA"/>
    <w:rsid w:val="00A04C7E"/>
    <w:rsid w:val="00A14C0E"/>
    <w:rsid w:val="00A359C7"/>
    <w:rsid w:val="00A37A6F"/>
    <w:rsid w:val="00A46C7E"/>
    <w:rsid w:val="00A52D40"/>
    <w:rsid w:val="00A54E4E"/>
    <w:rsid w:val="00A60399"/>
    <w:rsid w:val="00A76ABC"/>
    <w:rsid w:val="00A8613C"/>
    <w:rsid w:val="00A87BAF"/>
    <w:rsid w:val="00A90E42"/>
    <w:rsid w:val="00A94B7A"/>
    <w:rsid w:val="00AA28AD"/>
    <w:rsid w:val="00AA3C52"/>
    <w:rsid w:val="00AB589F"/>
    <w:rsid w:val="00AB6EDD"/>
    <w:rsid w:val="00AC54B9"/>
    <w:rsid w:val="00AC699C"/>
    <w:rsid w:val="00AD04F8"/>
    <w:rsid w:val="00AD220E"/>
    <w:rsid w:val="00AD7B66"/>
    <w:rsid w:val="00AE06E1"/>
    <w:rsid w:val="00AE1DD6"/>
    <w:rsid w:val="00AE6BBF"/>
    <w:rsid w:val="00AE6F1D"/>
    <w:rsid w:val="00AE7CDB"/>
    <w:rsid w:val="00AF1959"/>
    <w:rsid w:val="00AF6C04"/>
    <w:rsid w:val="00AF7CFF"/>
    <w:rsid w:val="00B002BF"/>
    <w:rsid w:val="00B0184A"/>
    <w:rsid w:val="00B023A4"/>
    <w:rsid w:val="00B06FDF"/>
    <w:rsid w:val="00B077FC"/>
    <w:rsid w:val="00B146DE"/>
    <w:rsid w:val="00B17E78"/>
    <w:rsid w:val="00B26155"/>
    <w:rsid w:val="00B27A9F"/>
    <w:rsid w:val="00B35256"/>
    <w:rsid w:val="00B456E6"/>
    <w:rsid w:val="00B62721"/>
    <w:rsid w:val="00B74617"/>
    <w:rsid w:val="00B77861"/>
    <w:rsid w:val="00B802DC"/>
    <w:rsid w:val="00B83BC8"/>
    <w:rsid w:val="00B936BA"/>
    <w:rsid w:val="00B93E11"/>
    <w:rsid w:val="00BD3429"/>
    <w:rsid w:val="00BD6579"/>
    <w:rsid w:val="00BF109F"/>
    <w:rsid w:val="00BF1119"/>
    <w:rsid w:val="00BF36CB"/>
    <w:rsid w:val="00BF7F07"/>
    <w:rsid w:val="00C03F3E"/>
    <w:rsid w:val="00C15163"/>
    <w:rsid w:val="00C15312"/>
    <w:rsid w:val="00C16DBA"/>
    <w:rsid w:val="00C21022"/>
    <w:rsid w:val="00C23184"/>
    <w:rsid w:val="00C24C90"/>
    <w:rsid w:val="00C339D3"/>
    <w:rsid w:val="00C33F69"/>
    <w:rsid w:val="00C359B7"/>
    <w:rsid w:val="00C35E9B"/>
    <w:rsid w:val="00C3633F"/>
    <w:rsid w:val="00C37697"/>
    <w:rsid w:val="00C43A93"/>
    <w:rsid w:val="00C43CFD"/>
    <w:rsid w:val="00C4443C"/>
    <w:rsid w:val="00C5361F"/>
    <w:rsid w:val="00C551E4"/>
    <w:rsid w:val="00C55989"/>
    <w:rsid w:val="00C61046"/>
    <w:rsid w:val="00C67B81"/>
    <w:rsid w:val="00C722FD"/>
    <w:rsid w:val="00C73251"/>
    <w:rsid w:val="00C743E3"/>
    <w:rsid w:val="00C75C9C"/>
    <w:rsid w:val="00C769EB"/>
    <w:rsid w:val="00C775C9"/>
    <w:rsid w:val="00C813F2"/>
    <w:rsid w:val="00C8646B"/>
    <w:rsid w:val="00CA0CD2"/>
    <w:rsid w:val="00CA1FA4"/>
    <w:rsid w:val="00CA23E8"/>
    <w:rsid w:val="00CA6DF6"/>
    <w:rsid w:val="00CA7126"/>
    <w:rsid w:val="00CB2A29"/>
    <w:rsid w:val="00CB577A"/>
    <w:rsid w:val="00CB6631"/>
    <w:rsid w:val="00CB7045"/>
    <w:rsid w:val="00CB72A6"/>
    <w:rsid w:val="00CC32B5"/>
    <w:rsid w:val="00CC3C29"/>
    <w:rsid w:val="00CC7378"/>
    <w:rsid w:val="00CD3FCB"/>
    <w:rsid w:val="00CD5190"/>
    <w:rsid w:val="00CE2B1E"/>
    <w:rsid w:val="00CE670D"/>
    <w:rsid w:val="00CF0177"/>
    <w:rsid w:val="00CF06BD"/>
    <w:rsid w:val="00D042E8"/>
    <w:rsid w:val="00D17407"/>
    <w:rsid w:val="00D26995"/>
    <w:rsid w:val="00D307B5"/>
    <w:rsid w:val="00D3458D"/>
    <w:rsid w:val="00D35848"/>
    <w:rsid w:val="00D434BE"/>
    <w:rsid w:val="00D44CD7"/>
    <w:rsid w:val="00D464CD"/>
    <w:rsid w:val="00D62454"/>
    <w:rsid w:val="00D6369A"/>
    <w:rsid w:val="00D713D1"/>
    <w:rsid w:val="00D71749"/>
    <w:rsid w:val="00D73368"/>
    <w:rsid w:val="00D743E4"/>
    <w:rsid w:val="00D76F03"/>
    <w:rsid w:val="00D86787"/>
    <w:rsid w:val="00D95267"/>
    <w:rsid w:val="00DA780C"/>
    <w:rsid w:val="00DB2911"/>
    <w:rsid w:val="00DB6E84"/>
    <w:rsid w:val="00DC0561"/>
    <w:rsid w:val="00DD1808"/>
    <w:rsid w:val="00DD78E9"/>
    <w:rsid w:val="00DE0DA5"/>
    <w:rsid w:val="00DE2687"/>
    <w:rsid w:val="00DF0F28"/>
    <w:rsid w:val="00DF3A5F"/>
    <w:rsid w:val="00DF4A34"/>
    <w:rsid w:val="00DF4FA5"/>
    <w:rsid w:val="00DF7B7D"/>
    <w:rsid w:val="00E01604"/>
    <w:rsid w:val="00E03F6D"/>
    <w:rsid w:val="00E12938"/>
    <w:rsid w:val="00E158B5"/>
    <w:rsid w:val="00E15A03"/>
    <w:rsid w:val="00E178F6"/>
    <w:rsid w:val="00E20FE2"/>
    <w:rsid w:val="00E2717F"/>
    <w:rsid w:val="00E31365"/>
    <w:rsid w:val="00E3158F"/>
    <w:rsid w:val="00E35901"/>
    <w:rsid w:val="00E53945"/>
    <w:rsid w:val="00E53E3D"/>
    <w:rsid w:val="00E546BD"/>
    <w:rsid w:val="00E56B11"/>
    <w:rsid w:val="00E5779E"/>
    <w:rsid w:val="00E6328D"/>
    <w:rsid w:val="00E65154"/>
    <w:rsid w:val="00E65741"/>
    <w:rsid w:val="00E66859"/>
    <w:rsid w:val="00E71F60"/>
    <w:rsid w:val="00E73CD6"/>
    <w:rsid w:val="00E75908"/>
    <w:rsid w:val="00E87361"/>
    <w:rsid w:val="00E87F0E"/>
    <w:rsid w:val="00E90C21"/>
    <w:rsid w:val="00E92A4B"/>
    <w:rsid w:val="00E94B90"/>
    <w:rsid w:val="00E94F62"/>
    <w:rsid w:val="00E97C1E"/>
    <w:rsid w:val="00E97E0A"/>
    <w:rsid w:val="00EA5E3E"/>
    <w:rsid w:val="00EB3A50"/>
    <w:rsid w:val="00EB7BC5"/>
    <w:rsid w:val="00EC5D50"/>
    <w:rsid w:val="00ED04BD"/>
    <w:rsid w:val="00ED4BE6"/>
    <w:rsid w:val="00ED5BC3"/>
    <w:rsid w:val="00EE6AC3"/>
    <w:rsid w:val="00EF4894"/>
    <w:rsid w:val="00EF7DD3"/>
    <w:rsid w:val="00F02C81"/>
    <w:rsid w:val="00F05A61"/>
    <w:rsid w:val="00F069AC"/>
    <w:rsid w:val="00F117FE"/>
    <w:rsid w:val="00F146B8"/>
    <w:rsid w:val="00F149CF"/>
    <w:rsid w:val="00F157AB"/>
    <w:rsid w:val="00F25A4C"/>
    <w:rsid w:val="00F33C5B"/>
    <w:rsid w:val="00F36337"/>
    <w:rsid w:val="00F3797D"/>
    <w:rsid w:val="00F4036E"/>
    <w:rsid w:val="00F430CA"/>
    <w:rsid w:val="00F43E05"/>
    <w:rsid w:val="00F475E4"/>
    <w:rsid w:val="00F577F9"/>
    <w:rsid w:val="00F62C2C"/>
    <w:rsid w:val="00F6333E"/>
    <w:rsid w:val="00F6407F"/>
    <w:rsid w:val="00F662BB"/>
    <w:rsid w:val="00F66C83"/>
    <w:rsid w:val="00F708DD"/>
    <w:rsid w:val="00F75BE3"/>
    <w:rsid w:val="00F841C3"/>
    <w:rsid w:val="00F862EE"/>
    <w:rsid w:val="00F871DC"/>
    <w:rsid w:val="00F9614F"/>
    <w:rsid w:val="00FA012C"/>
    <w:rsid w:val="00FA2C4B"/>
    <w:rsid w:val="00FA4855"/>
    <w:rsid w:val="00FA67EA"/>
    <w:rsid w:val="00FB3E1C"/>
    <w:rsid w:val="00FE13EE"/>
    <w:rsid w:val="00FE2AB3"/>
    <w:rsid w:val="00FE3177"/>
    <w:rsid w:val="00FE370E"/>
    <w:rsid w:val="00FE59EE"/>
    <w:rsid w:val="00FF40CA"/>
    <w:rsid w:val="00FF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1FE75"/>
  <w15:docId w15:val="{2362B93E-7362-42D2-9296-B0F1F520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E740E"/>
    <w:pPr>
      <w:spacing w:before="60" w:after="60" w:line="240" w:lineRule="auto"/>
    </w:pPr>
    <w:rPr>
      <w:rFonts w:ascii="Arial" w:eastAsia="Times New Roman" w:hAnsi="Arial" w:cs="Arial"/>
      <w:bCs/>
      <w:sz w:val="20"/>
      <w:szCs w:val="24"/>
    </w:rPr>
  </w:style>
  <w:style w:type="paragraph" w:styleId="Heading1">
    <w:name w:val="heading 1"/>
    <w:aliases w:val="Heading 1 [PACKT]"/>
    <w:next w:val="NormalPACKT"/>
    <w:link w:val="Heading1Char"/>
    <w:qFormat/>
    <w:rsid w:val="000E740E"/>
    <w:pPr>
      <w:keepNext/>
      <w:spacing w:before="400" w:after="60" w:line="240" w:lineRule="auto"/>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qFormat/>
    <w:rsid w:val="000E740E"/>
    <w:pPr>
      <w:keepNext/>
      <w:spacing w:before="320" w:after="60" w:line="240" w:lineRule="auto"/>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qFormat/>
    <w:rsid w:val="000E740E"/>
    <w:pPr>
      <w:keepNext/>
      <w:spacing w:before="240" w:after="60" w:line="240" w:lineRule="auto"/>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0E740E"/>
    <w:pPr>
      <w:spacing w:before="160" w:after="60" w:line="240" w:lineRule="auto"/>
      <w:outlineLvl w:val="3"/>
    </w:pPr>
    <w:rPr>
      <w:rFonts w:ascii="Arial" w:eastAsia="Times New Roman" w:hAnsi="Arial" w:cs="Arial"/>
      <w:b/>
      <w:iCs/>
      <w:color w:val="000000"/>
      <w:sz w:val="24"/>
      <w:szCs w:val="28"/>
      <w:lang w:val="en-GB"/>
    </w:rPr>
  </w:style>
  <w:style w:type="paragraph" w:styleId="Heading5">
    <w:name w:val="heading 5"/>
    <w:aliases w:val="Heading 5 [PACKT]"/>
    <w:next w:val="NormalPACKT"/>
    <w:link w:val="Heading5Char"/>
    <w:qFormat/>
    <w:rsid w:val="000E740E"/>
    <w:pPr>
      <w:spacing w:before="80" w:after="60" w:line="240" w:lineRule="auto"/>
      <w:outlineLvl w:val="4"/>
    </w:pPr>
    <w:rPr>
      <w:rFonts w:ascii="Arial" w:eastAsia="Times New Roman" w:hAnsi="Arial" w:cs="Arial"/>
      <w:b/>
      <w:color w:val="000000"/>
      <w:szCs w:val="26"/>
      <w:lang w:val="en-GB"/>
    </w:rPr>
  </w:style>
  <w:style w:type="paragraph" w:styleId="Heading6">
    <w:name w:val="heading 6"/>
    <w:aliases w:val="Heading 6 [PACKT]"/>
    <w:basedOn w:val="Heading2"/>
    <w:next w:val="NormalPACKT"/>
    <w:link w:val="Heading6Char"/>
    <w:qFormat/>
    <w:rsid w:val="000E740E"/>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ED"/>
    <w:pPr>
      <w:ind w:left="720"/>
      <w:contextualSpacing/>
    </w:pPr>
  </w:style>
  <w:style w:type="character" w:styleId="Hyperlink">
    <w:name w:val="Hyperlink"/>
    <w:basedOn w:val="DefaultParagraphFont"/>
    <w:uiPriority w:val="99"/>
    <w:unhideWhenUsed/>
    <w:rsid w:val="00AE6F1D"/>
    <w:rPr>
      <w:color w:val="0563C1" w:themeColor="hyperlink"/>
      <w:u w:val="single"/>
    </w:rPr>
  </w:style>
  <w:style w:type="character" w:customStyle="1" w:styleId="UnresolvedMention1">
    <w:name w:val="Unresolved Mention1"/>
    <w:basedOn w:val="DefaultParagraphFont"/>
    <w:uiPriority w:val="99"/>
    <w:semiHidden/>
    <w:unhideWhenUsed/>
    <w:rsid w:val="00AE6F1D"/>
    <w:rPr>
      <w:color w:val="808080"/>
      <w:shd w:val="clear" w:color="auto" w:fill="E6E6E6"/>
    </w:rPr>
  </w:style>
  <w:style w:type="character" w:customStyle="1" w:styleId="Heading1Char">
    <w:name w:val="Heading 1 Char"/>
    <w:aliases w:val="Heading 1 [PACKT] Char"/>
    <w:link w:val="Heading1"/>
    <w:rsid w:val="000E740E"/>
    <w:rPr>
      <w:rFonts w:ascii="Arial" w:eastAsia="Times New Roman" w:hAnsi="Arial" w:cs="Arial"/>
      <w:b/>
      <w:iCs/>
      <w:color w:val="000000"/>
      <w:kern w:val="32"/>
      <w:sz w:val="32"/>
      <w:szCs w:val="32"/>
      <w:lang w:val="en-GB"/>
    </w:rPr>
  </w:style>
  <w:style w:type="character" w:customStyle="1" w:styleId="Heading2Char">
    <w:name w:val="Heading 2 Char"/>
    <w:aliases w:val="Heading 2 [PACKT] Char"/>
    <w:link w:val="Heading2"/>
    <w:rsid w:val="000E740E"/>
    <w:rPr>
      <w:rFonts w:ascii="Arial" w:eastAsia="Times New Roman" w:hAnsi="Arial" w:cs="Arial"/>
      <w:b/>
      <w:bCs/>
      <w:iCs/>
      <w:color w:val="000000"/>
      <w:sz w:val="28"/>
      <w:szCs w:val="28"/>
      <w:lang w:val="en-GB"/>
    </w:rPr>
  </w:style>
  <w:style w:type="character" w:customStyle="1" w:styleId="Heading3Char">
    <w:name w:val="Heading 3 Char"/>
    <w:aliases w:val="Heading 3 [PACKT] Char"/>
    <w:basedOn w:val="DefaultParagraphFont"/>
    <w:link w:val="Heading3"/>
    <w:rsid w:val="000E740E"/>
    <w:rPr>
      <w:rFonts w:ascii="Arial" w:eastAsia="Times New Roman" w:hAnsi="Arial" w:cs="Arial"/>
      <w:b/>
      <w:iCs/>
      <w:color w:val="000000"/>
      <w:sz w:val="26"/>
      <w:szCs w:val="26"/>
      <w:lang w:val="en-GB"/>
    </w:rPr>
  </w:style>
  <w:style w:type="character" w:customStyle="1" w:styleId="Heading4Char">
    <w:name w:val="Heading 4 Char"/>
    <w:aliases w:val="Heading 4 [PACKT] Char"/>
    <w:basedOn w:val="DefaultParagraphFont"/>
    <w:link w:val="Heading4"/>
    <w:rsid w:val="000E740E"/>
    <w:rPr>
      <w:rFonts w:ascii="Arial" w:eastAsia="Times New Roman" w:hAnsi="Arial" w:cs="Arial"/>
      <w:b/>
      <w:iCs/>
      <w:color w:val="000000"/>
      <w:sz w:val="24"/>
      <w:szCs w:val="28"/>
      <w:lang w:val="en-GB"/>
    </w:rPr>
  </w:style>
  <w:style w:type="character" w:customStyle="1" w:styleId="Heading5Char">
    <w:name w:val="Heading 5 Char"/>
    <w:aliases w:val="Heading 5 [PACKT] Char"/>
    <w:basedOn w:val="DefaultParagraphFont"/>
    <w:link w:val="Heading5"/>
    <w:rsid w:val="000E740E"/>
    <w:rPr>
      <w:rFonts w:ascii="Arial" w:eastAsia="Times New Roman" w:hAnsi="Arial" w:cs="Arial"/>
      <w:b/>
      <w:color w:val="000000"/>
      <w:szCs w:val="26"/>
      <w:lang w:val="en-GB"/>
    </w:rPr>
  </w:style>
  <w:style w:type="character" w:customStyle="1" w:styleId="Heading6Char">
    <w:name w:val="Heading 6 Char"/>
    <w:aliases w:val="Heading 6 [PACKT] Char"/>
    <w:link w:val="Heading6"/>
    <w:rsid w:val="000E740E"/>
    <w:rPr>
      <w:rFonts w:ascii="Arial" w:eastAsia="Times New Roman" w:hAnsi="Arial" w:cs="Times New Roman"/>
      <w:iCs/>
      <w:color w:val="000000"/>
      <w:sz w:val="20"/>
      <w:lang w:val="en-GB" w:eastAsia="x-none"/>
    </w:rPr>
  </w:style>
  <w:style w:type="paragraph" w:customStyle="1" w:styleId="NormalPACKT">
    <w:name w:val="Normal [PACKT]"/>
    <w:uiPriority w:val="99"/>
    <w:locked/>
    <w:rsid w:val="000E740E"/>
    <w:pPr>
      <w:spacing w:after="120" w:line="240" w:lineRule="auto"/>
    </w:pPr>
    <w:rPr>
      <w:rFonts w:ascii="Times New Roman" w:eastAsia="Times New Roman" w:hAnsi="Times New Roman" w:cs="Times New Roman"/>
      <w:szCs w:val="24"/>
    </w:rPr>
  </w:style>
  <w:style w:type="paragraph" w:styleId="Footer">
    <w:name w:val="footer"/>
    <w:basedOn w:val="Normal"/>
    <w:link w:val="FooterChar"/>
    <w:semiHidden/>
    <w:rsid w:val="000E740E"/>
    <w:pPr>
      <w:tabs>
        <w:tab w:val="center" w:pos="4320"/>
        <w:tab w:val="right" w:pos="8640"/>
      </w:tabs>
    </w:pPr>
  </w:style>
  <w:style w:type="character" w:customStyle="1" w:styleId="FooterChar">
    <w:name w:val="Footer Char"/>
    <w:basedOn w:val="DefaultParagraphFont"/>
    <w:link w:val="Footer"/>
    <w:semiHidden/>
    <w:rsid w:val="000E740E"/>
    <w:rPr>
      <w:rFonts w:ascii="Arial" w:eastAsia="Times New Roman" w:hAnsi="Arial" w:cs="Arial"/>
      <w:bCs/>
      <w:sz w:val="20"/>
      <w:szCs w:val="24"/>
    </w:rPr>
  </w:style>
  <w:style w:type="character" w:customStyle="1" w:styleId="EmailPACKT">
    <w:name w:val="Email [PACKT]"/>
    <w:uiPriority w:val="99"/>
    <w:qFormat/>
    <w:locked/>
    <w:rsid w:val="000E740E"/>
    <w:rPr>
      <w:rFonts w:ascii="Lucida Console" w:hAnsi="Lucida Console"/>
      <w:color w:val="FF6600"/>
      <w:sz w:val="19"/>
      <w:szCs w:val="18"/>
    </w:rPr>
  </w:style>
  <w:style w:type="character" w:customStyle="1" w:styleId="URLPACKT">
    <w:name w:val="URL [PACKT]"/>
    <w:uiPriority w:val="99"/>
    <w:rsid w:val="000E740E"/>
    <w:rPr>
      <w:rFonts w:ascii="Lucida Console" w:hAnsi="Lucida Console"/>
      <w:color w:val="0000FF"/>
      <w:sz w:val="19"/>
      <w:szCs w:val="18"/>
    </w:rPr>
  </w:style>
  <w:style w:type="character" w:customStyle="1" w:styleId="CodeInTextPACKT">
    <w:name w:val="Code In Text [PACKT]"/>
    <w:uiPriority w:val="99"/>
    <w:locked/>
    <w:rsid w:val="000E740E"/>
    <w:rPr>
      <w:rFonts w:ascii="Lucida Console" w:hAnsi="Lucida Console"/>
      <w:color w:val="747959"/>
      <w:sz w:val="19"/>
      <w:szCs w:val="18"/>
    </w:rPr>
  </w:style>
  <w:style w:type="paragraph" w:customStyle="1" w:styleId="ChapterTitlePACKT">
    <w:name w:val="Chapter Title [PACKT]"/>
    <w:next w:val="NormalPACKT"/>
    <w:uiPriority w:val="99"/>
    <w:locked/>
    <w:rsid w:val="000E740E"/>
    <w:pPr>
      <w:spacing w:after="840" w:line="240" w:lineRule="auto"/>
      <w:jc w:val="right"/>
    </w:pPr>
    <w:rPr>
      <w:rFonts w:ascii="Arial" w:eastAsia="Times New Roman" w:hAnsi="Arial" w:cs="Arial"/>
      <w:bCs/>
      <w:color w:val="000000"/>
      <w:kern w:val="32"/>
      <w:sz w:val="56"/>
      <w:szCs w:val="32"/>
      <w:lang w:val="en-GB"/>
    </w:rPr>
  </w:style>
  <w:style w:type="character" w:customStyle="1" w:styleId="ScreenTextPACKT">
    <w:name w:val="Screen Text [PACKT]"/>
    <w:uiPriority w:val="99"/>
    <w:locked/>
    <w:rsid w:val="000E740E"/>
    <w:rPr>
      <w:rFonts w:ascii="Times New Roman" w:hAnsi="Times New Roman"/>
      <w:b/>
      <w:color w:val="008000"/>
      <w:sz w:val="22"/>
    </w:rPr>
  </w:style>
  <w:style w:type="character" w:customStyle="1" w:styleId="KeyWordPACKT">
    <w:name w:val="Key Word [PACKT]"/>
    <w:uiPriority w:val="99"/>
    <w:locked/>
    <w:rsid w:val="000E740E"/>
    <w:rPr>
      <w:b/>
    </w:rPr>
  </w:style>
  <w:style w:type="character" w:customStyle="1" w:styleId="KeyPACKT">
    <w:name w:val="Key [PACKT]"/>
    <w:uiPriority w:val="99"/>
    <w:locked/>
    <w:rsid w:val="000E740E"/>
    <w:rPr>
      <w:i/>
      <w:color w:val="00CCFF"/>
    </w:rPr>
  </w:style>
  <w:style w:type="character" w:customStyle="1" w:styleId="ChapterrefPACKT">
    <w:name w:val="Chapterref [PACKT]"/>
    <w:uiPriority w:val="99"/>
    <w:locked/>
    <w:rsid w:val="000E740E"/>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0E740E"/>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0E740E"/>
    <w:pPr>
      <w:numPr>
        <w:numId w:val="19"/>
      </w:numPr>
      <w:tabs>
        <w:tab w:val="left" w:pos="360"/>
      </w:tabs>
      <w:suppressAutoHyphens/>
      <w:spacing w:after="60"/>
      <w:ind w:left="720" w:right="360"/>
    </w:pPr>
  </w:style>
  <w:style w:type="paragraph" w:customStyle="1" w:styleId="InformationBoxPACKT">
    <w:name w:val="Information Box [PACKT]"/>
    <w:basedOn w:val="NormalPACKT"/>
    <w:next w:val="NormalPACKT"/>
    <w:uiPriority w:val="99"/>
    <w:qFormat/>
    <w:locked/>
    <w:rsid w:val="000E740E"/>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0E740E"/>
    <w:pPr>
      <w:numPr>
        <w:numId w:val="21"/>
      </w:numPr>
    </w:pPr>
  </w:style>
  <w:style w:type="paragraph" w:customStyle="1" w:styleId="TableColumnHeadingPACKT">
    <w:name w:val="Table Column Heading [PACKT]"/>
    <w:basedOn w:val="NormalPACKT"/>
    <w:uiPriority w:val="99"/>
    <w:rsid w:val="000E740E"/>
    <w:pPr>
      <w:spacing w:before="60" w:after="60"/>
    </w:pPr>
    <w:rPr>
      <w:rFonts w:cs="Arial"/>
      <w:b/>
      <w:bCs/>
      <w:sz w:val="20"/>
    </w:rPr>
  </w:style>
  <w:style w:type="paragraph" w:customStyle="1" w:styleId="CodeEndPACKT">
    <w:name w:val="Code End [PACKT]"/>
    <w:basedOn w:val="CodePACKT"/>
    <w:next w:val="NormalPACKT"/>
    <w:uiPriority w:val="99"/>
    <w:locked/>
    <w:rsid w:val="000E740E"/>
    <w:pPr>
      <w:spacing w:after="120"/>
    </w:pPr>
  </w:style>
  <w:style w:type="paragraph" w:customStyle="1" w:styleId="TableColumnContentPACKT">
    <w:name w:val="Table Column Content [PACKT]"/>
    <w:basedOn w:val="TableColumnHeadingPACKT"/>
    <w:uiPriority w:val="99"/>
    <w:rsid w:val="000E740E"/>
    <w:rPr>
      <w:b w:val="0"/>
    </w:rPr>
  </w:style>
  <w:style w:type="paragraph" w:customStyle="1" w:styleId="CommandLinePACKT">
    <w:name w:val="Command Line [PACKT]"/>
    <w:basedOn w:val="CodePACKT"/>
    <w:uiPriority w:val="99"/>
    <w:qFormat/>
    <w:locked/>
    <w:rsid w:val="000E740E"/>
    <w:pPr>
      <w:spacing w:after="60"/>
      <w:ind w:left="0"/>
    </w:pPr>
  </w:style>
  <w:style w:type="paragraph" w:customStyle="1" w:styleId="CodeWithinTipPACKT">
    <w:name w:val="Code Within Tip [PACKT]"/>
    <w:uiPriority w:val="99"/>
    <w:qFormat/>
    <w:rsid w:val="000E740E"/>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rPr>
  </w:style>
  <w:style w:type="paragraph" w:customStyle="1" w:styleId="ChapterNumberPACKT">
    <w:name w:val="Chapter Number [PACKT]"/>
    <w:next w:val="ChapterTitlePACKT"/>
    <w:locked/>
    <w:rsid w:val="000E740E"/>
    <w:pPr>
      <w:spacing w:after="0" w:line="240" w:lineRule="auto"/>
      <w:jc w:val="right"/>
    </w:pPr>
    <w:rPr>
      <w:rFonts w:ascii="Arial" w:eastAsia="Times New Roman"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0E740E"/>
    <w:pPr>
      <w:spacing w:after="120"/>
    </w:pPr>
  </w:style>
  <w:style w:type="paragraph" w:customStyle="1" w:styleId="FigurePACKT">
    <w:name w:val="Figure [PACKT]"/>
    <w:uiPriority w:val="99"/>
    <w:locked/>
    <w:rsid w:val="000E740E"/>
    <w:pPr>
      <w:spacing w:before="240" w:after="240" w:line="240" w:lineRule="auto"/>
      <w:jc w:val="center"/>
    </w:pPr>
    <w:rPr>
      <w:rFonts w:ascii="Tahoma" w:eastAsia="Times New Roman" w:hAnsi="Tahoma" w:cs="Tahoma"/>
      <w:sz w:val="16"/>
      <w:szCs w:val="16"/>
      <w:lang w:val="en-GB"/>
    </w:rPr>
  </w:style>
  <w:style w:type="paragraph" w:customStyle="1" w:styleId="NumberedBulletEndPACKT">
    <w:name w:val="Numbered Bullet End [PACKT]"/>
    <w:basedOn w:val="NumberedBulletPACKT"/>
    <w:next w:val="NormalPACKT"/>
    <w:uiPriority w:val="99"/>
    <w:locked/>
    <w:rsid w:val="000E740E"/>
    <w:pPr>
      <w:spacing w:after="120"/>
    </w:pPr>
  </w:style>
  <w:style w:type="paragraph" w:customStyle="1" w:styleId="BulletWithinBulletPACKT">
    <w:name w:val="Bullet Within Bullet [PACKT]"/>
    <w:basedOn w:val="BulletPACKT"/>
    <w:uiPriority w:val="99"/>
    <w:locked/>
    <w:rsid w:val="000E740E"/>
    <w:pPr>
      <w:tabs>
        <w:tab w:val="clear" w:pos="360"/>
      </w:tabs>
      <w:ind w:left="1440" w:right="720"/>
    </w:pPr>
  </w:style>
  <w:style w:type="paragraph" w:customStyle="1" w:styleId="BulletWithinBulletEndPACKT">
    <w:name w:val="Bullet Within Bullet End [PACKT]"/>
    <w:basedOn w:val="BulletWithinBulletPACKT"/>
    <w:uiPriority w:val="99"/>
    <w:locked/>
    <w:rsid w:val="000E740E"/>
    <w:pPr>
      <w:spacing w:after="120"/>
    </w:pPr>
  </w:style>
  <w:style w:type="paragraph" w:customStyle="1" w:styleId="TipPACKT">
    <w:name w:val="Tip [PACKT]"/>
    <w:basedOn w:val="InformationBoxPACKT"/>
    <w:next w:val="NormalPACKT"/>
    <w:uiPriority w:val="99"/>
    <w:qFormat/>
    <w:rsid w:val="000E740E"/>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0E740E"/>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0E740E"/>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0E740E"/>
  </w:style>
  <w:style w:type="paragraph" w:customStyle="1" w:styleId="PartTitlePACKT">
    <w:name w:val="Part Title [PACKT]"/>
    <w:basedOn w:val="PartPACKT"/>
    <w:uiPriority w:val="99"/>
    <w:qFormat/>
    <w:rsid w:val="000E740E"/>
    <w:rPr>
      <w:i/>
      <w:sz w:val="26"/>
      <w:u w:val="none"/>
    </w:rPr>
  </w:style>
  <w:style w:type="paragraph" w:customStyle="1" w:styleId="CommandLineEndPACKT">
    <w:name w:val="Command Line End [PACKT]"/>
    <w:basedOn w:val="CommandLinePACKT"/>
    <w:uiPriority w:val="99"/>
    <w:locked/>
    <w:rsid w:val="000E740E"/>
    <w:pPr>
      <w:spacing w:after="120"/>
    </w:pPr>
    <w:rPr>
      <w:bCs/>
      <w:noProof/>
      <w:szCs w:val="20"/>
      <w:lang w:eastAsia="en-US"/>
    </w:rPr>
  </w:style>
  <w:style w:type="paragraph" w:customStyle="1" w:styleId="CodeWithinBulletsPACKT">
    <w:name w:val="Code Within Bullets [PACKT]"/>
    <w:basedOn w:val="CodePACKT"/>
    <w:uiPriority w:val="99"/>
    <w:locked/>
    <w:rsid w:val="000E740E"/>
    <w:pPr>
      <w:ind w:left="1080"/>
    </w:pPr>
    <w:rPr>
      <w:szCs w:val="20"/>
    </w:rPr>
  </w:style>
  <w:style w:type="paragraph" w:customStyle="1" w:styleId="CodeWithinBulletsEndPACKT">
    <w:name w:val="Code Within Bullets End [PACKT]"/>
    <w:basedOn w:val="CodeWithinBulletsPACKT"/>
    <w:uiPriority w:val="99"/>
    <w:locked/>
    <w:rsid w:val="000E740E"/>
    <w:pPr>
      <w:spacing w:after="120"/>
    </w:pPr>
  </w:style>
  <w:style w:type="paragraph" w:customStyle="1" w:styleId="NumberedBulletWithinBulletPACKT">
    <w:name w:val="Numbered Bullet Within Bullet [PACKT]"/>
    <w:basedOn w:val="BulletWithinBulletPACKT"/>
    <w:uiPriority w:val="99"/>
    <w:locked/>
    <w:rsid w:val="000E740E"/>
    <w:pPr>
      <w:numPr>
        <w:numId w:val="24"/>
      </w:numPr>
    </w:pPr>
  </w:style>
  <w:style w:type="paragraph" w:customStyle="1" w:styleId="NumberedBulletWithinBulletEndPACKT">
    <w:name w:val="Numbered Bullet Within Bullet End [PACKT]"/>
    <w:basedOn w:val="NumberedBulletWithinBulletPACKT"/>
    <w:uiPriority w:val="99"/>
    <w:locked/>
    <w:rsid w:val="000E740E"/>
    <w:pPr>
      <w:spacing w:after="120"/>
    </w:pPr>
  </w:style>
  <w:style w:type="paragraph" w:customStyle="1" w:styleId="BulletWithinInformationBoxPACKT">
    <w:name w:val="Bullet Within Information Box [PACKT]"/>
    <w:basedOn w:val="InformationBoxPACKT"/>
    <w:uiPriority w:val="99"/>
    <w:qFormat/>
    <w:locked/>
    <w:rsid w:val="000E740E"/>
    <w:pPr>
      <w:spacing w:before="0" w:after="20"/>
      <w:ind w:left="1080" w:hanging="360"/>
    </w:pPr>
  </w:style>
  <w:style w:type="paragraph" w:customStyle="1" w:styleId="CodeWithinTipEndPACKT">
    <w:name w:val="Code Within Tip End [PACKT]"/>
    <w:basedOn w:val="CodeWithinTipPACKT"/>
    <w:uiPriority w:val="99"/>
    <w:qFormat/>
    <w:rsid w:val="000E740E"/>
    <w:pPr>
      <w:spacing w:after="120"/>
    </w:pPr>
  </w:style>
  <w:style w:type="paragraph" w:customStyle="1" w:styleId="CodeWithinInformationBoxPACKT">
    <w:name w:val="Code Within Information Box [PACKT]"/>
    <w:basedOn w:val="CodeWithinTipPACKT"/>
    <w:uiPriority w:val="99"/>
    <w:qFormat/>
    <w:rsid w:val="000E740E"/>
    <w:pPr>
      <w:pBdr>
        <w:top w:val="single" w:sz="4" w:space="6" w:color="auto"/>
        <w:left w:val="single" w:sz="4" w:space="4" w:color="auto"/>
        <w:bottom w:val="single" w:sz="4" w:space="9" w:color="auto"/>
        <w:right w:val="single" w:sz="4" w:space="4" w:color="auto"/>
      </w:pBdr>
      <w:spacing w:after="20"/>
    </w:pPr>
  </w:style>
  <w:style w:type="character" w:customStyle="1" w:styleId="ItalicsPACKT">
    <w:name w:val="Italics [PACKT]"/>
    <w:uiPriority w:val="99"/>
    <w:locked/>
    <w:rsid w:val="000E740E"/>
    <w:rPr>
      <w:i/>
      <w:color w:val="FF99CC"/>
    </w:rPr>
  </w:style>
  <w:style w:type="paragraph" w:customStyle="1" w:styleId="QuotePACKT">
    <w:name w:val="Quote [PACKT]"/>
    <w:basedOn w:val="NormalPACKT"/>
    <w:uiPriority w:val="99"/>
    <w:rsid w:val="000E740E"/>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0E740E"/>
    <w:rPr>
      <w:rFonts w:ascii="Arial" w:hAnsi="Arial"/>
      <w:b/>
      <w:color w:val="FF0000"/>
      <w:sz w:val="28"/>
      <w:szCs w:val="28"/>
    </w:rPr>
  </w:style>
  <w:style w:type="paragraph" w:customStyle="1" w:styleId="IgnorePACKT">
    <w:name w:val="Ignore [PACKT]"/>
    <w:basedOn w:val="FigureWithinTipPACKT"/>
    <w:uiPriority w:val="99"/>
    <w:qFormat/>
    <w:rsid w:val="000E740E"/>
  </w:style>
  <w:style w:type="paragraph" w:customStyle="1" w:styleId="FigureWithinTipPACKT">
    <w:name w:val="Figure Within Tip [PACKT]"/>
    <w:basedOn w:val="FigureWithinTableContentPACKT"/>
    <w:uiPriority w:val="99"/>
    <w:qFormat/>
    <w:rsid w:val="000E740E"/>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0E740E"/>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0E740E"/>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0E740E"/>
  </w:style>
  <w:style w:type="paragraph" w:customStyle="1" w:styleId="InformationBoxWithinBulletPACKT">
    <w:name w:val="Information Box Within Bullet [PACKT]"/>
    <w:basedOn w:val="InformationBoxPACKT"/>
    <w:uiPriority w:val="99"/>
    <w:qFormat/>
    <w:rsid w:val="000E740E"/>
    <w:pPr>
      <w:ind w:left="1080"/>
    </w:pPr>
  </w:style>
  <w:style w:type="paragraph" w:customStyle="1" w:styleId="BulletWithinInformationBoxEndPACKT">
    <w:name w:val="Bullet Within Information Box End [PACKT]"/>
    <w:basedOn w:val="BulletWithinInformationBoxPACKT"/>
    <w:uiPriority w:val="99"/>
    <w:qFormat/>
    <w:rsid w:val="000E740E"/>
    <w:pPr>
      <w:spacing w:after="60"/>
    </w:pPr>
  </w:style>
  <w:style w:type="paragraph" w:customStyle="1" w:styleId="BulletWithinTipPACKT">
    <w:name w:val="Bullet Within Tip [PACKT]"/>
    <w:basedOn w:val="BulletWithinInformationBoxPACKT"/>
    <w:uiPriority w:val="99"/>
    <w:qFormat/>
    <w:rsid w:val="000E740E"/>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0E740E"/>
    <w:pPr>
      <w:spacing w:after="60"/>
    </w:pPr>
  </w:style>
  <w:style w:type="paragraph" w:customStyle="1" w:styleId="CodeWithinInformationBoxEndPACKT">
    <w:name w:val="Code Within Information Box End [PACKT]"/>
    <w:basedOn w:val="CodeWithinInformationBoxPACKT"/>
    <w:qFormat/>
    <w:rsid w:val="000E740E"/>
    <w:pPr>
      <w:spacing w:before="180" w:after="180"/>
    </w:pPr>
  </w:style>
  <w:style w:type="paragraph" w:customStyle="1" w:styleId="CodeWithinTableColumnContentPACKT">
    <w:name w:val="Code Within Table Column Content [PACKT]"/>
    <w:basedOn w:val="CodeWithinTipEndPACKT"/>
    <w:uiPriority w:val="99"/>
    <w:qFormat/>
    <w:rsid w:val="000E740E"/>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0E740E"/>
    <w:pPr>
      <w:spacing w:after="120"/>
    </w:pPr>
  </w:style>
  <w:style w:type="paragraph" w:customStyle="1" w:styleId="CommandLineWithinTipPACKT">
    <w:name w:val="Command Line Within Tip [PACKT]"/>
    <w:basedOn w:val="CommandLinePACKT"/>
    <w:uiPriority w:val="99"/>
    <w:qFormat/>
    <w:rsid w:val="000E740E"/>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0E740E"/>
    <w:pPr>
      <w:spacing w:after="120"/>
    </w:pPr>
  </w:style>
  <w:style w:type="paragraph" w:customStyle="1" w:styleId="CommandLineWithinInformationBoxPACKT">
    <w:name w:val="Command Line Within Information Box [PACKT]"/>
    <w:basedOn w:val="CommandLineWithinTipPACKT"/>
    <w:uiPriority w:val="99"/>
    <w:qFormat/>
    <w:rsid w:val="000E740E"/>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0E740E"/>
    <w:pPr>
      <w:spacing w:after="120"/>
    </w:pPr>
  </w:style>
  <w:style w:type="paragraph" w:customStyle="1" w:styleId="CommandLineWithinTableColumnContentPACKT">
    <w:name w:val="Command Line Within Table Column Content [PACKT]"/>
    <w:basedOn w:val="CommandLineWithinInformationBoxEndPACKT"/>
    <w:uiPriority w:val="99"/>
    <w:qFormat/>
    <w:rsid w:val="000E740E"/>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0E740E"/>
    <w:pPr>
      <w:spacing w:after="120"/>
    </w:pPr>
  </w:style>
  <w:style w:type="paragraph" w:customStyle="1" w:styleId="CommandLineWithinBulletPACKT">
    <w:name w:val="Command Line Within Bullet [PACKT]"/>
    <w:basedOn w:val="CommandLineWithinTableColumnContentEndPACKT"/>
    <w:uiPriority w:val="99"/>
    <w:qFormat/>
    <w:rsid w:val="000E740E"/>
    <w:pPr>
      <w:ind w:left="720"/>
    </w:pPr>
  </w:style>
  <w:style w:type="paragraph" w:customStyle="1" w:styleId="CommandLineWithinBulletEndPACKT">
    <w:name w:val="Command Line Within Bullet End [PACKT]"/>
    <w:basedOn w:val="CommandLineWithinBulletPACKT"/>
    <w:uiPriority w:val="99"/>
    <w:qFormat/>
    <w:rsid w:val="000E740E"/>
  </w:style>
  <w:style w:type="paragraph" w:customStyle="1" w:styleId="QuoteWithinBulletPACKT">
    <w:name w:val="Quote Within Bullet [PACKT]"/>
    <w:basedOn w:val="QuotePACKT"/>
    <w:uiPriority w:val="99"/>
    <w:qFormat/>
    <w:rsid w:val="000E740E"/>
    <w:pPr>
      <w:ind w:left="864" w:right="864"/>
    </w:pPr>
  </w:style>
  <w:style w:type="paragraph" w:customStyle="1" w:styleId="RomanNumberedBulletPACKT">
    <w:name w:val="Roman Numbered Bullet [PACKT]"/>
    <w:basedOn w:val="NumberedBulletPACKT"/>
    <w:uiPriority w:val="99"/>
    <w:qFormat/>
    <w:rsid w:val="000E740E"/>
    <w:pPr>
      <w:numPr>
        <w:numId w:val="28"/>
      </w:numPr>
      <w:tabs>
        <w:tab w:val="clear" w:pos="360"/>
      </w:tabs>
    </w:pPr>
  </w:style>
  <w:style w:type="paragraph" w:customStyle="1" w:styleId="RomanNumberedBulletEndPACKT">
    <w:name w:val="Roman Numbered Bullet End [PACKT]"/>
    <w:basedOn w:val="RomanNumberedBulletPACKT"/>
    <w:uiPriority w:val="99"/>
    <w:qFormat/>
    <w:rsid w:val="000E740E"/>
    <w:pPr>
      <w:spacing w:after="120"/>
    </w:pPr>
  </w:style>
  <w:style w:type="character" w:customStyle="1" w:styleId="CodeHighlightedPACKT">
    <w:name w:val="Code Highlighted [PACKT]"/>
    <w:uiPriority w:val="99"/>
    <w:qFormat/>
    <w:rsid w:val="000E740E"/>
    <w:rPr>
      <w:rFonts w:ascii="Lucida Console" w:hAnsi="Lucida Console"/>
      <w:b/>
      <w:color w:val="747959"/>
      <w:sz w:val="18"/>
      <w:szCs w:val="18"/>
    </w:rPr>
  </w:style>
  <w:style w:type="character" w:customStyle="1" w:styleId="IconPACKT">
    <w:name w:val="Icon [PACKT]"/>
    <w:uiPriority w:val="99"/>
    <w:qFormat/>
    <w:rsid w:val="000E740E"/>
    <w:rPr>
      <w:rFonts w:ascii="Times New Roman" w:hAnsi="Times New Roman"/>
      <w:noProof/>
      <w:sz w:val="22"/>
    </w:rPr>
  </w:style>
  <w:style w:type="table" w:styleId="TableGrid">
    <w:name w:val="Table Grid"/>
    <w:basedOn w:val="TableNormal"/>
    <w:rsid w:val="000E740E"/>
    <w:pPr>
      <w:spacing w:after="0" w:line="240" w:lineRule="auto"/>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0E740E"/>
    <w:pPr>
      <w:spacing w:before="0" w:after="120"/>
    </w:pPr>
    <w:rPr>
      <w:rFonts w:ascii="Times New Roman" w:hAnsi="Times New Roman"/>
    </w:rPr>
  </w:style>
  <w:style w:type="paragraph" w:customStyle="1" w:styleId="AlphabeticalBulletPACKT">
    <w:name w:val="Alphabetical Bullet [PACKT]"/>
    <w:basedOn w:val="Normal"/>
    <w:uiPriority w:val="99"/>
    <w:qFormat/>
    <w:rsid w:val="000E740E"/>
    <w:pPr>
      <w:numPr>
        <w:numId w:val="34"/>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0E740E"/>
    <w:pPr>
      <w:spacing w:after="120"/>
    </w:pPr>
    <w:rPr>
      <w:bCs/>
    </w:rPr>
  </w:style>
  <w:style w:type="paragraph" w:customStyle="1" w:styleId="PartSectionPACKT">
    <w:name w:val="Part Section [PACKT]"/>
    <w:basedOn w:val="PartTitlePACKT"/>
    <w:uiPriority w:val="99"/>
    <w:qFormat/>
    <w:rsid w:val="000E740E"/>
    <w:rPr>
      <w:sz w:val="46"/>
    </w:rPr>
  </w:style>
  <w:style w:type="paragraph" w:customStyle="1" w:styleId="BulletWithinTableColumnContentPACKT">
    <w:name w:val="Bullet Within Table Column Content [PACKT]"/>
    <w:basedOn w:val="BulletPACKT"/>
    <w:uiPriority w:val="99"/>
    <w:qFormat/>
    <w:rsid w:val="000E740E"/>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0E740E"/>
    <w:pPr>
      <w:spacing w:after="120"/>
    </w:pPr>
  </w:style>
  <w:style w:type="paragraph" w:customStyle="1" w:styleId="PartHeadingPACKT">
    <w:name w:val="Part Heading [PACKT]"/>
    <w:basedOn w:val="ChapterTitlePACKT"/>
    <w:qFormat/>
    <w:rsid w:val="000E740E"/>
  </w:style>
  <w:style w:type="paragraph" w:styleId="BalloonText">
    <w:name w:val="Balloon Text"/>
    <w:basedOn w:val="Normal"/>
    <w:link w:val="BalloonTextChar"/>
    <w:rsid w:val="000E740E"/>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0E740E"/>
    <w:rPr>
      <w:rFonts w:ascii="Tahoma" w:eastAsia="Times New Roman" w:hAnsi="Tahoma" w:cs="Times New Roman"/>
      <w:bCs/>
      <w:sz w:val="16"/>
      <w:szCs w:val="16"/>
      <w:lang w:val="x-none" w:eastAsia="x-none"/>
    </w:rPr>
  </w:style>
  <w:style w:type="paragraph" w:customStyle="1" w:styleId="BulletWithoutBulletWithinBulletPACKT">
    <w:name w:val="Bullet Without Bullet Within Bullet [PACKT]"/>
    <w:basedOn w:val="BulletPACKT"/>
    <w:uiPriority w:val="99"/>
    <w:rsid w:val="000E740E"/>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0E740E"/>
    <w:pPr>
      <w:spacing w:after="120"/>
    </w:pPr>
  </w:style>
  <w:style w:type="paragraph" w:customStyle="1" w:styleId="BulletWithoutBulletWithinNestedBulletPACKT">
    <w:name w:val="Bullet Without Bullet Within Nested Bullet [PACKT]"/>
    <w:basedOn w:val="BulletWithoutBulletWithinBulletPACKT"/>
    <w:uiPriority w:val="99"/>
    <w:rsid w:val="000E740E"/>
    <w:pPr>
      <w:ind w:left="1440"/>
    </w:pPr>
  </w:style>
  <w:style w:type="paragraph" w:customStyle="1" w:styleId="BulletWithoutBulletWithinNestedBulletEndPACKT">
    <w:name w:val="Bullet Without Bullet Within Nested Bullet End [PACKT]"/>
    <w:basedOn w:val="BulletWithoutBulletWithinNestedBulletPACKT"/>
    <w:uiPriority w:val="99"/>
    <w:rsid w:val="000E740E"/>
    <w:pPr>
      <w:spacing w:after="173"/>
    </w:pPr>
  </w:style>
  <w:style w:type="paragraph" w:customStyle="1" w:styleId="AppendixTitlePACKT">
    <w:name w:val="Appendix Title [PACKT]"/>
    <w:basedOn w:val="NormalPACKT"/>
    <w:uiPriority w:val="99"/>
    <w:rsid w:val="000E740E"/>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0E740E"/>
  </w:style>
  <w:style w:type="numbering" w:customStyle="1" w:styleId="NumberedBulletWithinBullet">
    <w:name w:val="Numbered Bullet Within Bullet"/>
    <w:uiPriority w:val="99"/>
    <w:rsid w:val="000E740E"/>
    <w:pPr>
      <w:numPr>
        <w:numId w:val="23"/>
      </w:numPr>
    </w:pPr>
  </w:style>
  <w:style w:type="numbering" w:customStyle="1" w:styleId="RomanNumberedBullet">
    <w:name w:val="Roman Numbered Bullet"/>
    <w:uiPriority w:val="99"/>
    <w:rsid w:val="000E740E"/>
    <w:pPr>
      <w:numPr>
        <w:numId w:val="26"/>
      </w:numPr>
    </w:pPr>
  </w:style>
  <w:style w:type="numbering" w:customStyle="1" w:styleId="AlphabeticalBullet">
    <w:name w:val="Alphabetical Bullet"/>
    <w:uiPriority w:val="99"/>
    <w:rsid w:val="000E740E"/>
    <w:pPr>
      <w:numPr>
        <w:numId w:val="34"/>
      </w:numPr>
    </w:pPr>
  </w:style>
  <w:style w:type="character" w:styleId="CommentReference">
    <w:name w:val="annotation reference"/>
    <w:basedOn w:val="DefaultParagraphFont"/>
    <w:uiPriority w:val="99"/>
    <w:semiHidden/>
    <w:unhideWhenUsed/>
    <w:rsid w:val="00C37697"/>
    <w:rPr>
      <w:sz w:val="16"/>
      <w:szCs w:val="16"/>
    </w:rPr>
  </w:style>
  <w:style w:type="paragraph" w:styleId="CommentText">
    <w:name w:val="annotation text"/>
    <w:basedOn w:val="Normal"/>
    <w:link w:val="CommentTextChar"/>
    <w:uiPriority w:val="99"/>
    <w:semiHidden/>
    <w:unhideWhenUsed/>
    <w:rsid w:val="00C37697"/>
    <w:rPr>
      <w:szCs w:val="20"/>
    </w:rPr>
  </w:style>
  <w:style w:type="character" w:customStyle="1" w:styleId="CommentTextChar">
    <w:name w:val="Comment Text Char"/>
    <w:basedOn w:val="DefaultParagraphFont"/>
    <w:link w:val="CommentText"/>
    <w:uiPriority w:val="99"/>
    <w:semiHidden/>
    <w:rsid w:val="00C37697"/>
    <w:rPr>
      <w:rFonts w:ascii="Arial" w:eastAsia="Times New Roman" w:hAnsi="Arial" w:cs="Arial"/>
      <w:bCs/>
      <w:sz w:val="20"/>
      <w:szCs w:val="20"/>
    </w:rPr>
  </w:style>
  <w:style w:type="paragraph" w:styleId="CommentSubject">
    <w:name w:val="annotation subject"/>
    <w:basedOn w:val="CommentText"/>
    <w:next w:val="CommentText"/>
    <w:link w:val="CommentSubjectChar"/>
    <w:uiPriority w:val="99"/>
    <w:semiHidden/>
    <w:unhideWhenUsed/>
    <w:rsid w:val="00C37697"/>
    <w:rPr>
      <w:b/>
    </w:rPr>
  </w:style>
  <w:style w:type="character" w:customStyle="1" w:styleId="CommentSubjectChar">
    <w:name w:val="Comment Subject Char"/>
    <w:basedOn w:val="CommentTextChar"/>
    <w:link w:val="CommentSubject"/>
    <w:uiPriority w:val="99"/>
    <w:semiHidden/>
    <w:rsid w:val="00C37697"/>
    <w:rPr>
      <w:rFonts w:ascii="Arial" w:eastAsia="Times New Roman" w:hAnsi="Arial" w:cs="Arial"/>
      <w:b/>
      <w:bCs/>
      <w:sz w:val="20"/>
      <w:szCs w:val="20"/>
    </w:rPr>
  </w:style>
  <w:style w:type="paragraph" w:styleId="Revision">
    <w:name w:val="Revision"/>
    <w:hidden/>
    <w:uiPriority w:val="99"/>
    <w:semiHidden/>
    <w:rsid w:val="00F871DC"/>
    <w:pPr>
      <w:spacing w:after="0" w:line="240" w:lineRule="auto"/>
    </w:pPr>
    <w:rPr>
      <w:rFonts w:ascii="Arial" w:eastAsia="Times New Roman" w:hAnsi="Arial" w:cs="Arial"/>
      <w:bCs/>
      <w:sz w:val="20"/>
      <w:szCs w:val="24"/>
    </w:rPr>
  </w:style>
  <w:style w:type="character" w:styleId="FollowedHyperlink">
    <w:name w:val="FollowedHyperlink"/>
    <w:basedOn w:val="DefaultParagraphFont"/>
    <w:uiPriority w:val="99"/>
    <w:semiHidden/>
    <w:unhideWhenUsed/>
    <w:rsid w:val="004800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24001">
      <w:bodyDiv w:val="1"/>
      <w:marLeft w:val="0"/>
      <w:marRight w:val="0"/>
      <w:marTop w:val="0"/>
      <w:marBottom w:val="0"/>
      <w:divBdr>
        <w:top w:val="none" w:sz="0" w:space="0" w:color="auto"/>
        <w:left w:val="none" w:sz="0" w:space="0" w:color="auto"/>
        <w:bottom w:val="none" w:sz="0" w:space="0" w:color="auto"/>
        <w:right w:val="none" w:sz="0" w:space="0" w:color="auto"/>
      </w:divBdr>
    </w:div>
    <w:div w:id="100809744">
      <w:bodyDiv w:val="1"/>
      <w:marLeft w:val="0"/>
      <w:marRight w:val="0"/>
      <w:marTop w:val="0"/>
      <w:marBottom w:val="0"/>
      <w:divBdr>
        <w:top w:val="none" w:sz="0" w:space="0" w:color="auto"/>
        <w:left w:val="none" w:sz="0" w:space="0" w:color="auto"/>
        <w:bottom w:val="none" w:sz="0" w:space="0" w:color="auto"/>
        <w:right w:val="none" w:sz="0" w:space="0" w:color="auto"/>
      </w:divBdr>
    </w:div>
    <w:div w:id="106974608">
      <w:bodyDiv w:val="1"/>
      <w:marLeft w:val="0"/>
      <w:marRight w:val="0"/>
      <w:marTop w:val="0"/>
      <w:marBottom w:val="0"/>
      <w:divBdr>
        <w:top w:val="none" w:sz="0" w:space="0" w:color="auto"/>
        <w:left w:val="none" w:sz="0" w:space="0" w:color="auto"/>
        <w:bottom w:val="none" w:sz="0" w:space="0" w:color="auto"/>
        <w:right w:val="none" w:sz="0" w:space="0" w:color="auto"/>
      </w:divBdr>
    </w:div>
    <w:div w:id="421993920">
      <w:bodyDiv w:val="1"/>
      <w:marLeft w:val="0"/>
      <w:marRight w:val="0"/>
      <w:marTop w:val="0"/>
      <w:marBottom w:val="0"/>
      <w:divBdr>
        <w:top w:val="none" w:sz="0" w:space="0" w:color="auto"/>
        <w:left w:val="none" w:sz="0" w:space="0" w:color="auto"/>
        <w:bottom w:val="none" w:sz="0" w:space="0" w:color="auto"/>
        <w:right w:val="none" w:sz="0" w:space="0" w:color="auto"/>
      </w:divBdr>
    </w:div>
    <w:div w:id="428430952">
      <w:bodyDiv w:val="1"/>
      <w:marLeft w:val="0"/>
      <w:marRight w:val="0"/>
      <w:marTop w:val="0"/>
      <w:marBottom w:val="0"/>
      <w:divBdr>
        <w:top w:val="none" w:sz="0" w:space="0" w:color="auto"/>
        <w:left w:val="none" w:sz="0" w:space="0" w:color="auto"/>
        <w:bottom w:val="none" w:sz="0" w:space="0" w:color="auto"/>
        <w:right w:val="none" w:sz="0" w:space="0" w:color="auto"/>
      </w:divBdr>
    </w:div>
    <w:div w:id="10931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meritsolutions.com/mobile-development/analyzing-xamarin-app-performances-using-android-device-monitor/???history=0&amp;sample=90&amp;ref=0" TargetMode="External"/><Relationship Id="rId2" Type="http://schemas.openxmlformats.org/officeDocument/2006/relationships/hyperlink" Target="http://cc.bingj.com/cache.aspx?q=up+all+headers+cookies+api+expects+then+check+response+comes&amp;d=4635323714701799&amp;mkt=en-IN&amp;setlang=ru-RU&amp;w=2xgaHnOVWxE75uqZZomZzpzKAJNtxiXe???history=0&amp;sample=22&amp;ref=0" TargetMode="External"/><Relationship Id="rId1" Type="http://schemas.openxmlformats.org/officeDocument/2006/relationships/hyperlink" Target="https://smartbear.com/learn/performance-monitoring/what-is-api-monitoring/???history=0&amp;sample=14&amp;ref=0" TargetMode="External"/><Relationship Id="rId4" Type="http://schemas.openxmlformats.org/officeDocument/2006/relationships/hyperlink" Target="http://www.meritsolutions.com/mobile-development/analyzing-xamarin-app-performances-using-android-device-monitor/???history=0&amp;sample=90&amp;ref=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testcloud.xamarin.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jadhav\Desktop\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269_New_Template_Normal_Series</Template>
  <TotalTime>45</TotalTime>
  <Pages>30</Pages>
  <Words>3239</Words>
  <Characters>18467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Rohin Tak</dc:creator>
  <cp:lastModifiedBy>Rohin Tak</cp:lastModifiedBy>
  <cp:revision>46</cp:revision>
  <dcterms:created xsi:type="dcterms:W3CDTF">2017-10-26T07:56:00Z</dcterms:created>
  <dcterms:modified xsi:type="dcterms:W3CDTF">2017-11-11T14:50:00Z</dcterms:modified>
</cp:coreProperties>
</file>